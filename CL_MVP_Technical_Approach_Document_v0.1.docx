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6D198D"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2D3587" w:rsidRDefault="00D116A4" w:rsidP="00D86845">
      <w:pPr>
        <w:pStyle w:val="Title"/>
        <w:pBdr>
          <w:bottom w:val="none" w:sz="0" w:space="0" w:color="auto"/>
        </w:pBdr>
        <w:spacing w:line="276" w:lineRule="auto"/>
        <w:ind w:left="630"/>
        <w:jc w:val="center"/>
        <w:rPr>
          <w:rFonts w:asciiTheme="majorHAnsi" w:hAnsiTheme="majorHAnsi" w:cs="Tahoma"/>
          <w:sz w:val="24"/>
          <w:szCs w:val="28"/>
        </w:rPr>
      </w:pPr>
      <w:r>
        <w:rPr>
          <w:rFonts w:asciiTheme="majorHAnsi" w:hAnsiTheme="majorHAnsi" w:cs="Tahoma"/>
          <w:sz w:val="24"/>
          <w:szCs w:val="28"/>
        </w:rPr>
        <w:t>March</w:t>
      </w:r>
      <w:r w:rsidR="005A534F">
        <w:rPr>
          <w:rFonts w:asciiTheme="majorHAnsi" w:hAnsiTheme="majorHAnsi" w:cs="Tahoma"/>
          <w:sz w:val="24"/>
          <w:szCs w:val="28"/>
        </w:rPr>
        <w:t xml:space="preserve"> </w:t>
      </w:r>
      <w:r>
        <w:rPr>
          <w:rFonts w:asciiTheme="majorHAnsi" w:hAnsiTheme="majorHAnsi" w:cs="Tahoma"/>
          <w:sz w:val="24"/>
          <w:szCs w:val="28"/>
        </w:rPr>
        <w:t>2</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6D198D">
        <w:rPr>
          <w:rFonts w:asciiTheme="majorHAnsi" w:hAnsiTheme="majorHAnsi" w:cs="Tahoma"/>
          <w:sz w:val="24"/>
          <w:szCs w:val="28"/>
        </w:rPr>
        <w:t>1</w:t>
      </w:r>
    </w:p>
    <w:p w:rsidR="002D3587" w:rsidRPr="002D3587" w:rsidRDefault="002D3587" w:rsidP="00D86845">
      <w:pPr>
        <w:sectPr w:rsidR="002D3587" w:rsidRPr="002D3587" w:rsidSect="00E134A1">
          <w:headerReference w:type="default" r:id="rId8"/>
          <w:footerReference w:type="default" r:id="rId9"/>
          <w:pgSz w:w="11906" w:h="16838" w:code="9"/>
          <w:pgMar w:top="7650" w:right="1440" w:bottom="630" w:left="1440" w:header="720" w:footer="720" w:gutter="0"/>
          <w:cols w:space="720"/>
          <w:docGrid w:linePitch="360"/>
        </w:sectPr>
      </w:pP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13"/>
        <w:gridCol w:w="850"/>
        <w:gridCol w:w="869"/>
        <w:gridCol w:w="2222"/>
        <w:gridCol w:w="1349"/>
        <w:gridCol w:w="1406"/>
        <w:gridCol w:w="1107"/>
      </w:tblGrid>
      <w:tr w:rsidR="007B5E5A" w:rsidRPr="007B5E5A" w:rsidTr="00CE6243">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CE6243">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7B5E5A" w:rsidP="00D86845">
            <w:pPr>
              <w:spacing w:after="0"/>
              <w:rPr>
                <w:rFonts w:ascii="Calibri" w:hAnsi="Calibri" w:cs="Calibri"/>
                <w:sz w:val="22"/>
              </w:rPr>
            </w:pPr>
            <w:r w:rsidRPr="00AF1D4E">
              <w:rPr>
                <w:rFonts w:ascii="Calibri" w:hAnsi="Calibri" w:cs="Calibri"/>
                <w:sz w:val="22"/>
              </w:rPr>
              <w:t>Created Draft</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194C74" w:rsidRDefault="00194C74" w:rsidP="00D86845">
            <w:pPr>
              <w:spacing w:after="0"/>
              <w:rPr>
                <w:rFonts w:ascii="Calibri" w:hAnsi="Calibri" w:cs="Calibri"/>
                <w:sz w:val="22"/>
              </w:rPr>
            </w:pPr>
            <w:r>
              <w:rPr>
                <w:rFonts w:ascii="Calibri" w:hAnsi="Calibri" w:cs="Calibri"/>
                <w:sz w:val="22"/>
              </w:rPr>
              <w:t xml:space="preserve">Leela </w:t>
            </w:r>
          </w:p>
          <w:p w:rsidR="00357005" w:rsidRPr="00AF1D4E" w:rsidRDefault="00194C74" w:rsidP="00D86845">
            <w:pPr>
              <w:spacing w:after="0"/>
              <w:rPr>
                <w:rFonts w:ascii="Calibri" w:hAnsi="Calibri" w:cs="Calibri"/>
                <w:sz w:val="22"/>
              </w:rPr>
            </w:pPr>
            <w:r>
              <w:rPr>
                <w:rFonts w:ascii="Calibri" w:hAnsi="Calibri" w:cs="Calibri"/>
                <w:sz w:val="22"/>
              </w:rPr>
              <w:t>Prasad</w:t>
            </w:r>
          </w:p>
        </w:tc>
        <w:tc>
          <w:tcPr>
            <w:tcW w:w="614" w:type="pct"/>
          </w:tcPr>
          <w:p w:rsidR="00357005" w:rsidRPr="007B5E5A" w:rsidRDefault="00357005" w:rsidP="00D86845">
            <w:pPr>
              <w:spacing w:after="0"/>
              <w:rPr>
                <w:rFonts w:ascii="Calibri" w:hAnsi="Calibri" w:cs="Calibri"/>
              </w:rPr>
            </w:pPr>
          </w:p>
        </w:tc>
      </w:tr>
      <w:tr w:rsidR="000C78D8" w:rsidRPr="007B5E5A" w:rsidTr="00CE6243">
        <w:trPr>
          <w:trHeight w:val="217"/>
        </w:trPr>
        <w:tc>
          <w:tcPr>
            <w:tcW w:w="673" w:type="pct"/>
          </w:tcPr>
          <w:p w:rsidR="000C78D8" w:rsidRPr="00AF1D4E" w:rsidRDefault="000C78D8" w:rsidP="00D86845">
            <w:pPr>
              <w:spacing w:after="0"/>
              <w:rPr>
                <w:rFonts w:ascii="Calibri" w:hAnsi="Calibri" w:cs="Calibri"/>
                <w:sz w:val="22"/>
              </w:rPr>
            </w:pPr>
          </w:p>
        </w:tc>
        <w:tc>
          <w:tcPr>
            <w:tcW w:w="471" w:type="pct"/>
          </w:tcPr>
          <w:p w:rsidR="000C78D8" w:rsidRPr="00AF1D4E" w:rsidRDefault="000C78D8" w:rsidP="00D86845">
            <w:pPr>
              <w:spacing w:after="0"/>
              <w:rPr>
                <w:rFonts w:ascii="Calibri" w:hAnsi="Calibri" w:cs="Calibri"/>
                <w:sz w:val="22"/>
              </w:rPr>
            </w:pPr>
          </w:p>
        </w:tc>
        <w:tc>
          <w:tcPr>
            <w:tcW w:w="482" w:type="pct"/>
          </w:tcPr>
          <w:p w:rsidR="000C78D8" w:rsidRPr="00AF1D4E" w:rsidRDefault="000C78D8" w:rsidP="00D86845">
            <w:pPr>
              <w:spacing w:after="0"/>
              <w:rPr>
                <w:rFonts w:ascii="Calibri" w:hAnsi="Calibri" w:cs="Calibri"/>
                <w:sz w:val="22"/>
              </w:rPr>
            </w:pPr>
          </w:p>
        </w:tc>
        <w:tc>
          <w:tcPr>
            <w:tcW w:w="1232" w:type="pct"/>
          </w:tcPr>
          <w:p w:rsidR="000C78D8" w:rsidRPr="00AF1D4E" w:rsidRDefault="000C78D8" w:rsidP="00D86845">
            <w:pPr>
              <w:spacing w:after="0"/>
              <w:rPr>
                <w:rFonts w:ascii="Calibri" w:hAnsi="Calibri" w:cs="Calibri"/>
                <w:sz w:val="22"/>
              </w:rPr>
            </w:pPr>
          </w:p>
        </w:tc>
        <w:tc>
          <w:tcPr>
            <w:tcW w:w="748" w:type="pct"/>
          </w:tcPr>
          <w:p w:rsidR="000C78D8" w:rsidRPr="00AF1D4E" w:rsidRDefault="000C78D8" w:rsidP="00D86845">
            <w:pPr>
              <w:spacing w:after="0"/>
              <w:rPr>
                <w:rFonts w:cstheme="minorHAnsi"/>
                <w:sz w:val="22"/>
              </w:rPr>
            </w:pPr>
          </w:p>
        </w:tc>
        <w:tc>
          <w:tcPr>
            <w:tcW w:w="780" w:type="pct"/>
          </w:tcPr>
          <w:p w:rsidR="000C78D8" w:rsidRPr="00AF1D4E" w:rsidRDefault="000C78D8" w:rsidP="00D86845">
            <w:pPr>
              <w:spacing w:after="0"/>
              <w:rPr>
                <w:rFonts w:ascii="Calibri" w:hAnsi="Calibri" w:cs="Calibri"/>
                <w:sz w:val="22"/>
              </w:rPr>
            </w:pPr>
          </w:p>
        </w:tc>
        <w:tc>
          <w:tcPr>
            <w:tcW w:w="614" w:type="pct"/>
          </w:tcPr>
          <w:p w:rsidR="000C78D8" w:rsidRPr="007B5E5A" w:rsidRDefault="000C78D8" w:rsidP="00D86845">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lastRenderedPageBreak/>
        <w:t>TABLE OF CONTENTS</w:t>
      </w:r>
    </w:p>
    <w:p w:rsidR="006A656D"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6A656D" w:rsidRPr="00D02752">
        <w:rPr>
          <w:rFonts w:ascii="Calibri" w:hAnsi="Calibri" w:cs="Trebuchet MS"/>
          <w:noProof/>
        </w:rPr>
        <w:t>1</w:t>
      </w:r>
      <w:r w:rsidR="006A656D">
        <w:rPr>
          <w:rFonts w:asciiTheme="minorHAnsi" w:hAnsiTheme="minorHAnsi" w:cstheme="minorBidi"/>
          <w:b w:val="0"/>
          <w:noProof/>
          <w:color w:val="auto"/>
          <w:sz w:val="22"/>
          <w:szCs w:val="22"/>
        </w:rPr>
        <w:tab/>
      </w:r>
      <w:r w:rsidR="006A656D" w:rsidRPr="00D02752">
        <w:rPr>
          <w:rFonts w:cs="Trebuchet MS"/>
          <w:noProof/>
        </w:rPr>
        <w:t>Introduction</w:t>
      </w:r>
      <w:r w:rsidR="006A656D">
        <w:rPr>
          <w:noProof/>
        </w:rPr>
        <w:tab/>
      </w:r>
      <w:r w:rsidR="006A656D">
        <w:rPr>
          <w:noProof/>
        </w:rPr>
        <w:fldChar w:fldCharType="begin"/>
      </w:r>
      <w:r w:rsidR="006A656D">
        <w:rPr>
          <w:noProof/>
        </w:rPr>
        <w:instrText xml:space="preserve"> PAGEREF _Toc2610437 \h </w:instrText>
      </w:r>
      <w:r w:rsidR="006A656D">
        <w:rPr>
          <w:noProof/>
        </w:rPr>
      </w:r>
      <w:r w:rsidR="006A656D">
        <w:rPr>
          <w:noProof/>
        </w:rPr>
        <w:fldChar w:fldCharType="separate"/>
      </w:r>
      <w:r w:rsidR="006A656D">
        <w:rPr>
          <w:noProof/>
        </w:rPr>
        <w:t>5</w:t>
      </w:r>
      <w:r w:rsidR="006A656D">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2</w:t>
      </w:r>
      <w:r>
        <w:rPr>
          <w:rFonts w:asciiTheme="minorHAnsi" w:hAnsiTheme="minorHAnsi" w:cstheme="minorBidi"/>
          <w:b w:val="0"/>
          <w:noProof/>
          <w:color w:val="auto"/>
          <w:sz w:val="22"/>
          <w:szCs w:val="22"/>
        </w:rPr>
        <w:tab/>
      </w:r>
      <w:r w:rsidRPr="00D02752">
        <w:rPr>
          <w:rFonts w:cs="Trebuchet MS"/>
          <w:noProof/>
        </w:rPr>
        <w:t>Why Transformation?</w:t>
      </w:r>
      <w:r>
        <w:rPr>
          <w:noProof/>
        </w:rPr>
        <w:tab/>
      </w:r>
      <w:r>
        <w:rPr>
          <w:noProof/>
        </w:rPr>
        <w:fldChar w:fldCharType="begin"/>
      </w:r>
      <w:r>
        <w:rPr>
          <w:noProof/>
        </w:rPr>
        <w:instrText xml:space="preserve"> PAGEREF _Toc2610438 \h </w:instrText>
      </w:r>
      <w:r>
        <w:rPr>
          <w:noProof/>
        </w:rPr>
      </w:r>
      <w:r>
        <w:rPr>
          <w:noProof/>
        </w:rPr>
        <w:fldChar w:fldCharType="separate"/>
      </w:r>
      <w:r>
        <w:rPr>
          <w:noProof/>
        </w:rPr>
        <w:t>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lang w:val="en-IN"/>
        </w:rPr>
        <w:t>2.1</w:t>
      </w:r>
      <w:r>
        <w:rPr>
          <w:rFonts w:asciiTheme="minorHAnsi" w:hAnsiTheme="minorHAnsi" w:cstheme="minorBidi"/>
          <w:noProof/>
        </w:rPr>
        <w:tab/>
      </w:r>
      <w:r w:rsidRPr="00D02752">
        <w:rPr>
          <w:noProof/>
          <w:lang w:val="en-IN"/>
        </w:rPr>
        <w:t>Improvement area in Current Solution</w:t>
      </w:r>
      <w:r>
        <w:rPr>
          <w:noProof/>
        </w:rPr>
        <w:tab/>
      </w:r>
      <w:r>
        <w:rPr>
          <w:noProof/>
        </w:rPr>
        <w:fldChar w:fldCharType="begin"/>
      </w:r>
      <w:r>
        <w:rPr>
          <w:noProof/>
        </w:rPr>
        <w:instrText xml:space="preserve"> PAGEREF _Toc2610439 \h </w:instrText>
      </w:r>
      <w:r>
        <w:rPr>
          <w:noProof/>
        </w:rPr>
      </w:r>
      <w:r>
        <w:rPr>
          <w:noProof/>
        </w:rPr>
        <w:fldChar w:fldCharType="separate"/>
      </w:r>
      <w:r>
        <w:rPr>
          <w:noProof/>
        </w:rPr>
        <w:t>9</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3</w:t>
      </w:r>
      <w:r>
        <w:rPr>
          <w:rFonts w:asciiTheme="minorHAnsi" w:hAnsiTheme="minorHAnsi" w:cstheme="minorBidi"/>
          <w:b w:val="0"/>
          <w:noProof/>
          <w:color w:val="auto"/>
          <w:sz w:val="22"/>
          <w:szCs w:val="22"/>
        </w:rPr>
        <w:tab/>
      </w:r>
      <w:r w:rsidRPr="00D02752">
        <w:rPr>
          <w:rFonts w:cs="Trebuchet MS"/>
          <w:noProof/>
        </w:rPr>
        <w:t>Objective</w:t>
      </w:r>
      <w:r>
        <w:rPr>
          <w:noProof/>
        </w:rPr>
        <w:tab/>
      </w:r>
      <w:r>
        <w:rPr>
          <w:noProof/>
        </w:rPr>
        <w:fldChar w:fldCharType="begin"/>
      </w:r>
      <w:r>
        <w:rPr>
          <w:noProof/>
        </w:rPr>
        <w:instrText xml:space="preserve"> PAGEREF _Toc2610440 \h </w:instrText>
      </w:r>
      <w:r>
        <w:rPr>
          <w:noProof/>
        </w:rPr>
      </w:r>
      <w:r>
        <w:rPr>
          <w:noProof/>
        </w:rPr>
        <w:fldChar w:fldCharType="separate"/>
      </w:r>
      <w:r>
        <w:rPr>
          <w:noProof/>
        </w:rPr>
        <w:t>13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lang w:val="en"/>
        </w:rPr>
        <w:t>3.1</w:t>
      </w:r>
      <w:r>
        <w:rPr>
          <w:rFonts w:asciiTheme="minorHAnsi" w:hAnsiTheme="minorHAnsi" w:cstheme="minorBidi"/>
          <w:noProof/>
        </w:rPr>
        <w:tab/>
      </w:r>
      <w:r w:rsidRPr="00D02752">
        <w:rPr>
          <w:noProof/>
          <w:lang w:val="en-IN"/>
        </w:rPr>
        <w:t>Detailed functional objectives</w:t>
      </w:r>
      <w:r>
        <w:rPr>
          <w:noProof/>
        </w:rPr>
        <w:tab/>
      </w:r>
      <w:r>
        <w:rPr>
          <w:noProof/>
        </w:rPr>
        <w:fldChar w:fldCharType="begin"/>
      </w:r>
      <w:r>
        <w:rPr>
          <w:noProof/>
        </w:rPr>
        <w:instrText xml:space="preserve"> PAGEREF _Toc2610441 \h </w:instrText>
      </w:r>
      <w:r>
        <w:rPr>
          <w:noProof/>
        </w:rPr>
      </w:r>
      <w:r>
        <w:rPr>
          <w:noProof/>
        </w:rPr>
        <w:fldChar w:fldCharType="separate"/>
      </w:r>
      <w:r>
        <w:rPr>
          <w:noProof/>
        </w:rPr>
        <w:t>13</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4</w:t>
      </w:r>
      <w:r>
        <w:rPr>
          <w:rFonts w:asciiTheme="minorHAnsi" w:hAnsiTheme="minorHAnsi" w:cstheme="minorBidi"/>
          <w:b w:val="0"/>
          <w:noProof/>
          <w:color w:val="auto"/>
          <w:sz w:val="22"/>
          <w:szCs w:val="22"/>
        </w:rPr>
        <w:tab/>
      </w:r>
      <w:r w:rsidRPr="00D02752">
        <w:rPr>
          <w:rFonts w:cs="Trebuchet MS"/>
          <w:noProof/>
        </w:rPr>
        <w:t>Definitions, Acronyms and Abbreviations</w:t>
      </w:r>
      <w:r>
        <w:rPr>
          <w:noProof/>
        </w:rPr>
        <w:tab/>
      </w:r>
      <w:r>
        <w:rPr>
          <w:noProof/>
        </w:rPr>
        <w:fldChar w:fldCharType="begin"/>
      </w:r>
      <w:r>
        <w:rPr>
          <w:noProof/>
        </w:rPr>
        <w:instrText xml:space="preserve"> PAGEREF _Toc2610442 \h </w:instrText>
      </w:r>
      <w:r>
        <w:rPr>
          <w:noProof/>
        </w:rPr>
      </w:r>
      <w:r>
        <w:rPr>
          <w:noProof/>
        </w:rPr>
        <w:fldChar w:fldCharType="separate"/>
      </w:r>
      <w:r>
        <w:rPr>
          <w:noProof/>
        </w:rPr>
        <w:t>15</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_Toc2610443 \h </w:instrText>
      </w:r>
      <w:r>
        <w:rPr>
          <w:noProof/>
        </w:rPr>
      </w:r>
      <w:r>
        <w:rPr>
          <w:noProof/>
        </w:rPr>
        <w:fldChar w:fldCharType="separate"/>
      </w:r>
      <w:r>
        <w:rPr>
          <w:noProof/>
        </w:rPr>
        <w:t>15</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_Toc2610444 \h </w:instrText>
      </w:r>
      <w:r>
        <w:rPr>
          <w:noProof/>
        </w:rPr>
      </w:r>
      <w:r>
        <w:rPr>
          <w:noProof/>
        </w:rPr>
        <w:fldChar w:fldCharType="separate"/>
      </w:r>
      <w:r>
        <w:rPr>
          <w:noProof/>
        </w:rPr>
        <w:t>15</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5</w:t>
      </w:r>
      <w:r>
        <w:rPr>
          <w:rFonts w:asciiTheme="minorHAnsi" w:hAnsiTheme="minorHAnsi" w:cstheme="minorBidi"/>
          <w:b w:val="0"/>
          <w:noProof/>
          <w:color w:val="auto"/>
          <w:sz w:val="22"/>
          <w:szCs w:val="22"/>
        </w:rPr>
        <w:tab/>
      </w:r>
      <w:r w:rsidRPr="00D02752">
        <w:rPr>
          <w:rFonts w:cs="Trebuchet MS"/>
          <w:noProof/>
        </w:rPr>
        <w:t>Architectural Representation</w:t>
      </w:r>
      <w:r>
        <w:rPr>
          <w:noProof/>
        </w:rPr>
        <w:tab/>
      </w:r>
      <w:r>
        <w:rPr>
          <w:noProof/>
        </w:rPr>
        <w:fldChar w:fldCharType="begin"/>
      </w:r>
      <w:r>
        <w:rPr>
          <w:noProof/>
        </w:rPr>
        <w:instrText xml:space="preserve"> PAGEREF _Toc2610445 \h </w:instrText>
      </w:r>
      <w:r>
        <w:rPr>
          <w:noProof/>
        </w:rPr>
      </w:r>
      <w:r>
        <w:rPr>
          <w:noProof/>
        </w:rPr>
        <w:fldChar w:fldCharType="separate"/>
      </w:r>
      <w:r>
        <w:rPr>
          <w:noProof/>
        </w:rPr>
        <w:t>16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5.1</w:t>
      </w:r>
      <w:r>
        <w:rPr>
          <w:rFonts w:asciiTheme="minorHAnsi" w:hAnsiTheme="minorHAnsi" w:cstheme="minorBidi"/>
          <w:noProof/>
        </w:rPr>
        <w:tab/>
      </w:r>
      <w:r w:rsidRPr="00D02752">
        <w:rPr>
          <w:noProof/>
          <w:lang w:val="en-IN"/>
        </w:rPr>
        <w:t>Proposed technical architecture – ATPI application framework</w:t>
      </w:r>
      <w:r>
        <w:rPr>
          <w:noProof/>
        </w:rPr>
        <w:tab/>
      </w:r>
      <w:r>
        <w:rPr>
          <w:noProof/>
        </w:rPr>
        <w:fldChar w:fldCharType="begin"/>
      </w:r>
      <w:r>
        <w:rPr>
          <w:noProof/>
        </w:rPr>
        <w:instrText xml:space="preserve"> PAGEREF _Toc2610446 \h </w:instrText>
      </w:r>
      <w:r>
        <w:rPr>
          <w:noProof/>
        </w:rPr>
      </w:r>
      <w:r>
        <w:rPr>
          <w:noProof/>
        </w:rPr>
        <w:fldChar w:fldCharType="separate"/>
      </w:r>
      <w:r>
        <w:rPr>
          <w:noProof/>
        </w:rPr>
        <w:t>16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_Toc2610447 \h </w:instrText>
      </w:r>
      <w:r>
        <w:rPr>
          <w:noProof/>
        </w:rPr>
      </w:r>
      <w:r>
        <w:rPr>
          <w:noProof/>
        </w:rPr>
        <w:fldChar w:fldCharType="separate"/>
      </w:r>
      <w:r>
        <w:rPr>
          <w:noProof/>
        </w:rPr>
        <w:t>16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_Toc2610448 \h </w:instrText>
      </w:r>
      <w:r>
        <w:rPr>
          <w:noProof/>
        </w:rPr>
      </w:r>
      <w:r>
        <w:rPr>
          <w:noProof/>
        </w:rPr>
        <w:fldChar w:fldCharType="separate"/>
      </w:r>
      <w:r>
        <w:rPr>
          <w:noProof/>
        </w:rPr>
        <w:t>17</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_Toc2610449 \h </w:instrText>
      </w:r>
      <w:r>
        <w:rPr>
          <w:noProof/>
        </w:rPr>
      </w:r>
      <w:r>
        <w:rPr>
          <w:noProof/>
        </w:rPr>
        <w:fldChar w:fldCharType="separate"/>
      </w:r>
      <w:r>
        <w:rPr>
          <w:noProof/>
        </w:rPr>
        <w:t>17</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_Toc2610450 \h </w:instrText>
      </w:r>
      <w:r>
        <w:rPr>
          <w:noProof/>
        </w:rPr>
      </w:r>
      <w:r>
        <w:rPr>
          <w:noProof/>
        </w:rPr>
        <w:fldChar w:fldCharType="separate"/>
      </w:r>
      <w:r>
        <w:rPr>
          <w:noProof/>
        </w:rPr>
        <w:t>18</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6</w:t>
      </w:r>
      <w:r>
        <w:rPr>
          <w:rFonts w:asciiTheme="minorHAnsi" w:hAnsiTheme="minorHAnsi" w:cstheme="minorBidi"/>
          <w:b w:val="0"/>
          <w:noProof/>
          <w:color w:val="auto"/>
          <w:sz w:val="22"/>
          <w:szCs w:val="22"/>
        </w:rPr>
        <w:tab/>
      </w:r>
      <w:r w:rsidRPr="00D02752">
        <w:rPr>
          <w:rFonts w:cs="Trebuchet MS"/>
          <w:noProof/>
        </w:rPr>
        <w:t>Scope</w:t>
      </w:r>
      <w:r>
        <w:rPr>
          <w:noProof/>
        </w:rPr>
        <w:tab/>
      </w:r>
      <w:r>
        <w:rPr>
          <w:noProof/>
        </w:rPr>
        <w:fldChar w:fldCharType="begin"/>
      </w:r>
      <w:r>
        <w:rPr>
          <w:noProof/>
        </w:rPr>
        <w:instrText xml:space="preserve"> PAGEREF _Toc2610451 \h </w:instrText>
      </w:r>
      <w:r>
        <w:rPr>
          <w:noProof/>
        </w:rPr>
      </w:r>
      <w:r>
        <w:rPr>
          <w:noProof/>
        </w:rPr>
        <w:fldChar w:fldCharType="separate"/>
      </w:r>
      <w:r>
        <w:rPr>
          <w:noProof/>
        </w:rPr>
        <w:t>20</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_Toc2610452 \h </w:instrText>
      </w:r>
      <w:r>
        <w:rPr>
          <w:noProof/>
        </w:rPr>
      </w:r>
      <w:r>
        <w:rPr>
          <w:noProof/>
        </w:rPr>
        <w:fldChar w:fldCharType="separate"/>
      </w:r>
      <w:r>
        <w:rPr>
          <w:noProof/>
        </w:rPr>
        <w:t>20</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_Toc2610453 \h </w:instrText>
      </w:r>
      <w:r>
        <w:rPr>
          <w:noProof/>
        </w:rPr>
      </w:r>
      <w:r>
        <w:rPr>
          <w:noProof/>
        </w:rPr>
        <w:fldChar w:fldCharType="separate"/>
      </w:r>
      <w:r>
        <w:rPr>
          <w:noProof/>
        </w:rPr>
        <w:t>20</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_Toc2610454 \h </w:instrText>
      </w:r>
      <w:r>
        <w:rPr>
          <w:noProof/>
        </w:rPr>
      </w:r>
      <w:r>
        <w:rPr>
          <w:noProof/>
        </w:rPr>
        <w:fldChar w:fldCharType="separate"/>
      </w:r>
      <w:r>
        <w:rPr>
          <w:noProof/>
        </w:rPr>
        <w:t>21</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_Toc2610457 \h </w:instrText>
      </w:r>
      <w:r>
        <w:rPr>
          <w:noProof/>
        </w:rPr>
      </w:r>
      <w:r>
        <w:rPr>
          <w:noProof/>
        </w:rPr>
        <w:fldChar w:fldCharType="separate"/>
      </w:r>
      <w:r>
        <w:rPr>
          <w:noProof/>
        </w:rPr>
        <w:t>23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_Toc2610458 \h </w:instrText>
      </w:r>
      <w:r>
        <w:rPr>
          <w:noProof/>
        </w:rPr>
      </w:r>
      <w:r>
        <w:rPr>
          <w:noProof/>
        </w:rPr>
        <w:fldChar w:fldCharType="separate"/>
      </w:r>
      <w:r>
        <w:rPr>
          <w:noProof/>
        </w:rPr>
        <w:t>23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_Toc2610459 \h </w:instrText>
      </w:r>
      <w:r>
        <w:rPr>
          <w:noProof/>
        </w:rPr>
      </w:r>
      <w:r>
        <w:rPr>
          <w:noProof/>
        </w:rPr>
        <w:fldChar w:fldCharType="separate"/>
      </w:r>
      <w:r>
        <w:rPr>
          <w:noProof/>
        </w:rPr>
        <w:t>23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_Toc2610460 \h </w:instrText>
      </w:r>
      <w:r>
        <w:rPr>
          <w:noProof/>
        </w:rPr>
      </w:r>
      <w:r>
        <w:rPr>
          <w:noProof/>
        </w:rPr>
        <w:fldChar w:fldCharType="separate"/>
      </w:r>
      <w:r>
        <w:rPr>
          <w:noProof/>
        </w:rPr>
        <w:t>23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_Toc2610461 \h </w:instrText>
      </w:r>
      <w:r>
        <w:rPr>
          <w:noProof/>
        </w:rPr>
      </w:r>
      <w:r>
        <w:rPr>
          <w:noProof/>
        </w:rPr>
        <w:fldChar w:fldCharType="separate"/>
      </w:r>
      <w:r>
        <w:rPr>
          <w:noProof/>
        </w:rPr>
        <w:t>23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_Toc2610462 \h </w:instrText>
      </w:r>
      <w:r>
        <w:rPr>
          <w:noProof/>
        </w:rPr>
      </w:r>
      <w:r>
        <w:rPr>
          <w:noProof/>
        </w:rPr>
        <w:fldChar w:fldCharType="separate"/>
      </w:r>
      <w:r>
        <w:rPr>
          <w:noProof/>
        </w:rPr>
        <w:t>23</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9</w:t>
      </w:r>
      <w:r>
        <w:rPr>
          <w:rFonts w:asciiTheme="minorHAnsi" w:hAnsiTheme="minorHAnsi" w:cstheme="minorBidi"/>
          <w:b w:val="0"/>
          <w:noProof/>
          <w:color w:val="auto"/>
          <w:sz w:val="22"/>
          <w:szCs w:val="22"/>
        </w:rPr>
        <w:tab/>
      </w:r>
      <w:r w:rsidRPr="00D02752">
        <w:rPr>
          <w:rFonts w:cs="Trebuchet MS"/>
          <w:noProof/>
        </w:rPr>
        <w:t>Non Functional Requirement</w:t>
      </w:r>
      <w:r>
        <w:rPr>
          <w:noProof/>
        </w:rPr>
        <w:tab/>
      </w:r>
      <w:r>
        <w:rPr>
          <w:noProof/>
        </w:rPr>
        <w:fldChar w:fldCharType="begin"/>
      </w:r>
      <w:r>
        <w:rPr>
          <w:noProof/>
        </w:rPr>
        <w:instrText xml:space="preserve"> PAGEREF _Toc2610463 \h </w:instrText>
      </w:r>
      <w:r>
        <w:rPr>
          <w:noProof/>
        </w:rPr>
      </w:r>
      <w:r>
        <w:rPr>
          <w:noProof/>
        </w:rPr>
        <w:fldChar w:fldCharType="separate"/>
      </w:r>
      <w:r>
        <w:rPr>
          <w:noProof/>
        </w:rPr>
        <w:t>25</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10</w:t>
      </w:r>
      <w:r>
        <w:rPr>
          <w:rFonts w:asciiTheme="minorHAnsi" w:hAnsiTheme="minorHAnsi" w:cstheme="minorBidi"/>
          <w:b w:val="0"/>
          <w:noProof/>
          <w:color w:val="auto"/>
          <w:sz w:val="22"/>
          <w:szCs w:val="22"/>
        </w:rPr>
        <w:tab/>
      </w:r>
      <w:r w:rsidRPr="00D02752">
        <w:rPr>
          <w:rFonts w:cs="Trebuchet MS"/>
          <w:noProof/>
        </w:rPr>
        <w:t>Pre-requisites</w:t>
      </w:r>
      <w:r>
        <w:rPr>
          <w:noProof/>
        </w:rPr>
        <w:tab/>
      </w:r>
      <w:r>
        <w:rPr>
          <w:noProof/>
        </w:rPr>
        <w:fldChar w:fldCharType="begin"/>
      </w:r>
      <w:r>
        <w:rPr>
          <w:noProof/>
        </w:rPr>
        <w:instrText xml:space="preserve"> PAGEREF _Toc2610464 \h </w:instrText>
      </w:r>
      <w:r>
        <w:rPr>
          <w:noProof/>
        </w:rPr>
      </w:r>
      <w:r>
        <w:rPr>
          <w:noProof/>
        </w:rPr>
        <w:fldChar w:fldCharType="separate"/>
      </w:r>
      <w:r>
        <w:rPr>
          <w:noProof/>
        </w:rPr>
        <w:t>25</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_Toc2610465 \h </w:instrText>
      </w:r>
      <w:r>
        <w:rPr>
          <w:noProof/>
        </w:rPr>
      </w:r>
      <w:r>
        <w:rPr>
          <w:noProof/>
        </w:rPr>
        <w:fldChar w:fldCharType="separate"/>
      </w:r>
      <w:r>
        <w:rPr>
          <w:noProof/>
        </w:rPr>
        <w:t>27</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_Toc2610466 \h </w:instrText>
      </w:r>
      <w:r>
        <w:rPr>
          <w:noProof/>
        </w:rPr>
      </w:r>
      <w:r>
        <w:rPr>
          <w:noProof/>
        </w:rPr>
        <w:fldChar w:fldCharType="separate"/>
      </w:r>
      <w:r>
        <w:rPr>
          <w:noProof/>
        </w:rPr>
        <w:t>29</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13</w:t>
      </w:r>
      <w:r>
        <w:rPr>
          <w:rFonts w:asciiTheme="minorHAnsi" w:hAnsiTheme="minorHAnsi" w:cstheme="minorBidi"/>
          <w:b w:val="0"/>
          <w:noProof/>
          <w:color w:val="auto"/>
          <w:sz w:val="22"/>
          <w:szCs w:val="22"/>
        </w:rPr>
        <w:tab/>
      </w:r>
      <w:r>
        <w:rPr>
          <w:noProof/>
        </w:rPr>
        <w:t>Microservice Solution Architecture</w:t>
      </w:r>
      <w:r>
        <w:rPr>
          <w:noProof/>
        </w:rPr>
        <w:tab/>
      </w:r>
      <w:r>
        <w:rPr>
          <w:noProof/>
        </w:rPr>
        <w:fldChar w:fldCharType="begin"/>
      </w:r>
      <w:r>
        <w:rPr>
          <w:noProof/>
        </w:rPr>
        <w:instrText xml:space="preserve"> PAGEREF _Toc2610467 \h </w:instrText>
      </w:r>
      <w:r>
        <w:rPr>
          <w:noProof/>
        </w:rPr>
      </w:r>
      <w:r>
        <w:rPr>
          <w:noProof/>
        </w:rPr>
        <w:fldChar w:fldCharType="separate"/>
      </w:r>
      <w:r>
        <w:rPr>
          <w:noProof/>
        </w:rPr>
        <w:t>32</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14</w:t>
      </w:r>
      <w:r>
        <w:rPr>
          <w:rFonts w:asciiTheme="minorHAnsi" w:hAnsiTheme="minorHAnsi" w:cstheme="minorBidi"/>
          <w:b w:val="0"/>
          <w:noProof/>
          <w:color w:val="auto"/>
          <w:sz w:val="22"/>
          <w:szCs w:val="22"/>
        </w:rPr>
        <w:tab/>
      </w:r>
      <w:r>
        <w:rPr>
          <w:noProof/>
        </w:rPr>
        <w:t>Frontend Solution Architecture</w:t>
      </w:r>
      <w:r>
        <w:rPr>
          <w:noProof/>
        </w:rPr>
        <w:tab/>
      </w:r>
      <w:r>
        <w:rPr>
          <w:noProof/>
        </w:rPr>
        <w:fldChar w:fldCharType="begin"/>
      </w:r>
      <w:r>
        <w:rPr>
          <w:noProof/>
        </w:rPr>
        <w:instrText xml:space="preserve"> PAGEREF _Toc2610468 \h </w:instrText>
      </w:r>
      <w:r>
        <w:rPr>
          <w:noProof/>
        </w:rPr>
      </w:r>
      <w:r>
        <w:rPr>
          <w:noProof/>
        </w:rPr>
        <w:fldChar w:fldCharType="separate"/>
      </w:r>
      <w:r>
        <w:rPr>
          <w:noProof/>
        </w:rPr>
        <w:t>34</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_Toc2610469 \h </w:instrText>
      </w:r>
      <w:r>
        <w:rPr>
          <w:noProof/>
        </w:rPr>
      </w:r>
      <w:r>
        <w:rPr>
          <w:noProof/>
        </w:rPr>
        <w:fldChar w:fldCharType="separate"/>
      </w:r>
      <w:r>
        <w:rPr>
          <w:noProof/>
        </w:rPr>
        <w:t>35</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_Toc2610470 \h </w:instrText>
      </w:r>
      <w:r>
        <w:rPr>
          <w:noProof/>
        </w:rPr>
      </w:r>
      <w:r>
        <w:rPr>
          <w:noProof/>
        </w:rPr>
        <w:fldChar w:fldCharType="separate"/>
      </w:r>
      <w:r>
        <w:rPr>
          <w:noProof/>
        </w:rPr>
        <w:t>35</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_Toc2610471 \h </w:instrText>
      </w:r>
      <w:r>
        <w:rPr>
          <w:noProof/>
        </w:rPr>
      </w:r>
      <w:r>
        <w:rPr>
          <w:noProof/>
        </w:rPr>
        <w:fldChar w:fldCharType="separate"/>
      </w:r>
      <w:r>
        <w:rPr>
          <w:noProof/>
        </w:rPr>
        <w:t>39</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_Toc2610472 \h </w:instrText>
      </w:r>
      <w:r>
        <w:rPr>
          <w:noProof/>
        </w:rPr>
      </w:r>
      <w:r>
        <w:rPr>
          <w:noProof/>
        </w:rPr>
        <w:fldChar w:fldCharType="separate"/>
      </w:r>
      <w:r>
        <w:rPr>
          <w:noProof/>
        </w:rPr>
        <w:t>40</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_Toc2610473 \h </w:instrText>
      </w:r>
      <w:r>
        <w:rPr>
          <w:noProof/>
        </w:rPr>
      </w:r>
      <w:r>
        <w:rPr>
          <w:noProof/>
        </w:rPr>
        <w:fldChar w:fldCharType="separate"/>
      </w:r>
      <w:r>
        <w:rPr>
          <w:noProof/>
        </w:rPr>
        <w:t>41</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_Toc2610474 \h </w:instrText>
      </w:r>
      <w:r>
        <w:rPr>
          <w:noProof/>
        </w:rPr>
      </w:r>
      <w:r>
        <w:rPr>
          <w:noProof/>
        </w:rPr>
        <w:fldChar w:fldCharType="separate"/>
      </w:r>
      <w:r>
        <w:rPr>
          <w:noProof/>
        </w:rPr>
        <w:t>41</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_Toc2610475 \h </w:instrText>
      </w:r>
      <w:r>
        <w:rPr>
          <w:noProof/>
        </w:rPr>
      </w:r>
      <w:r>
        <w:rPr>
          <w:noProof/>
        </w:rPr>
        <w:fldChar w:fldCharType="separate"/>
      </w:r>
      <w:r>
        <w:rPr>
          <w:noProof/>
        </w:rPr>
        <w:t>42</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_Toc2610476 \h </w:instrText>
      </w:r>
      <w:r>
        <w:rPr>
          <w:noProof/>
        </w:rPr>
      </w:r>
      <w:r>
        <w:rPr>
          <w:noProof/>
        </w:rPr>
        <w:fldChar w:fldCharType="separate"/>
      </w:r>
      <w:r>
        <w:rPr>
          <w:noProof/>
        </w:rPr>
        <w:t>42</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_Toc2610477 \h </w:instrText>
      </w:r>
      <w:r>
        <w:rPr>
          <w:noProof/>
        </w:rPr>
      </w:r>
      <w:r>
        <w:rPr>
          <w:noProof/>
        </w:rPr>
        <w:fldChar w:fldCharType="separate"/>
      </w:r>
      <w:r>
        <w:rPr>
          <w:noProof/>
        </w:rPr>
        <w:t>43</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_Toc2610478 \h </w:instrText>
      </w:r>
      <w:r>
        <w:rPr>
          <w:noProof/>
        </w:rPr>
      </w:r>
      <w:r>
        <w:rPr>
          <w:noProof/>
        </w:rPr>
        <w:fldChar w:fldCharType="separate"/>
      </w:r>
      <w:r>
        <w:rPr>
          <w:noProof/>
        </w:rPr>
        <w:t>43</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16</w:t>
      </w:r>
      <w:r>
        <w:rPr>
          <w:rFonts w:asciiTheme="minorHAnsi" w:hAnsiTheme="minorHAnsi" w:cstheme="minorBidi"/>
          <w:b w:val="0"/>
          <w:noProof/>
          <w:color w:val="auto"/>
          <w:sz w:val="22"/>
          <w:szCs w:val="22"/>
        </w:rPr>
        <w:tab/>
      </w:r>
      <w:r w:rsidRPr="00D02752">
        <w:rPr>
          <w:rFonts w:cs="Trebuchet MS"/>
          <w:noProof/>
        </w:rPr>
        <w:t>Third party integration</w:t>
      </w:r>
      <w:r>
        <w:rPr>
          <w:noProof/>
        </w:rPr>
        <w:tab/>
      </w:r>
      <w:r>
        <w:rPr>
          <w:noProof/>
        </w:rPr>
        <w:fldChar w:fldCharType="begin"/>
      </w:r>
      <w:r>
        <w:rPr>
          <w:noProof/>
        </w:rPr>
        <w:instrText xml:space="preserve"> PAGEREF _Toc2610479 \h </w:instrText>
      </w:r>
      <w:r>
        <w:rPr>
          <w:noProof/>
        </w:rPr>
      </w:r>
      <w:r>
        <w:rPr>
          <w:noProof/>
        </w:rPr>
        <w:fldChar w:fldCharType="separate"/>
      </w:r>
      <w:r>
        <w:rPr>
          <w:noProof/>
        </w:rPr>
        <w:t>45</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17</w:t>
      </w:r>
      <w:r>
        <w:rPr>
          <w:rFonts w:asciiTheme="minorHAnsi" w:hAnsiTheme="minorHAnsi" w:cstheme="minorBidi"/>
          <w:b w:val="0"/>
          <w:noProof/>
          <w:color w:val="auto"/>
          <w:sz w:val="22"/>
          <w:szCs w:val="22"/>
        </w:rPr>
        <w:tab/>
      </w:r>
      <w:r w:rsidRPr="00D02752">
        <w:rPr>
          <w:rFonts w:cs="Trebuchet MS"/>
          <w:noProof/>
        </w:rPr>
        <w:t>Risks, Constraints, Limitations &amp; Issues</w:t>
      </w:r>
      <w:r>
        <w:rPr>
          <w:noProof/>
        </w:rPr>
        <w:tab/>
      </w:r>
      <w:r>
        <w:rPr>
          <w:noProof/>
        </w:rPr>
        <w:fldChar w:fldCharType="begin"/>
      </w:r>
      <w:r>
        <w:rPr>
          <w:noProof/>
        </w:rPr>
        <w:instrText xml:space="preserve"> PAGEREF _Toc2610480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lastRenderedPageBreak/>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_Toc2610481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_Toc2610482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_Toc2610483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_Toc2610484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_Toc2610485 \h </w:instrText>
      </w:r>
      <w:r>
        <w:rPr>
          <w:noProof/>
        </w:rPr>
      </w:r>
      <w:r>
        <w:rPr>
          <w:noProof/>
        </w:rPr>
        <w:fldChar w:fldCharType="separate"/>
      </w:r>
      <w:r>
        <w:rPr>
          <w:noProof/>
        </w:rPr>
        <w:t>46</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noProof/>
        </w:rPr>
        <w:t>18</w:t>
      </w:r>
      <w:r>
        <w:rPr>
          <w:rFonts w:asciiTheme="minorHAnsi" w:hAnsiTheme="minorHAnsi" w:cstheme="minorBidi"/>
          <w:b w:val="0"/>
          <w:noProof/>
          <w:color w:val="auto"/>
          <w:sz w:val="22"/>
          <w:szCs w:val="22"/>
        </w:rPr>
        <w:tab/>
      </w:r>
      <w:r w:rsidRPr="00D02752">
        <w:rPr>
          <w:rFonts w:cs="Trebuchet MS"/>
          <w:noProof/>
        </w:rPr>
        <w:t>Appendix</w:t>
      </w:r>
      <w:r>
        <w:rPr>
          <w:noProof/>
        </w:rPr>
        <w:tab/>
      </w:r>
      <w:r>
        <w:rPr>
          <w:noProof/>
        </w:rPr>
        <w:fldChar w:fldCharType="begin"/>
      </w:r>
      <w:r>
        <w:rPr>
          <w:noProof/>
        </w:rPr>
        <w:instrText xml:space="preserve"> PAGEREF _Toc2610486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_Toc2610487 \h </w:instrText>
      </w:r>
      <w:r>
        <w:rPr>
          <w:noProof/>
        </w:rPr>
      </w:r>
      <w:r>
        <w:rPr>
          <w:noProof/>
        </w:rPr>
        <w:fldChar w:fldCharType="separate"/>
      </w:r>
      <w:r>
        <w:rPr>
          <w:noProof/>
        </w:rPr>
        <w:t>46</w:t>
      </w:r>
      <w:r>
        <w:rPr>
          <w:noProof/>
        </w:rPr>
        <w:fldChar w:fldCharType="end"/>
      </w:r>
    </w:p>
    <w:p w:rsidR="006A656D" w:rsidRDefault="006A656D">
      <w:pPr>
        <w:pStyle w:val="TOC2"/>
        <w:rPr>
          <w:rFonts w:asciiTheme="minorHAnsi" w:hAnsiTheme="minorHAnsi" w:cstheme="minorBidi"/>
          <w:noProof/>
        </w:rPr>
      </w:pPr>
      <w:r w:rsidRPr="00D02752">
        <w:rPr>
          <w:rFonts w:ascii="Cambria" w:hAnsi="Cambria" w:cs="Cambria"/>
          <w:noProof/>
          <w:color w:val="4F81BD"/>
        </w:rPr>
        <w:t>18.2</w:t>
      </w:r>
      <w:r>
        <w:rPr>
          <w:rFonts w:asciiTheme="minorHAnsi" w:hAnsiTheme="minorHAnsi" w:cstheme="minorBidi"/>
          <w:noProof/>
        </w:rPr>
        <w:tab/>
      </w:r>
      <w:r>
        <w:rPr>
          <w:noProof/>
        </w:rPr>
        <w:t>Development</w:t>
      </w:r>
      <w:r w:rsidRPr="00D02752">
        <w:rPr>
          <w:rFonts w:eastAsia="Batang"/>
          <w:noProof/>
        </w:rPr>
        <w:t xml:space="preserve"> Environment Parameters</w:t>
      </w:r>
      <w:r>
        <w:rPr>
          <w:noProof/>
        </w:rPr>
        <w:tab/>
      </w:r>
      <w:r>
        <w:rPr>
          <w:noProof/>
        </w:rPr>
        <w:fldChar w:fldCharType="begin"/>
      </w:r>
      <w:r>
        <w:rPr>
          <w:noProof/>
        </w:rPr>
        <w:instrText xml:space="preserve"> PAGEREF _Toc2610488 \h </w:instrText>
      </w:r>
      <w:r>
        <w:rPr>
          <w:noProof/>
        </w:rPr>
      </w:r>
      <w:r>
        <w:rPr>
          <w:noProof/>
        </w:rPr>
        <w:fldChar w:fldCharType="separate"/>
      </w:r>
      <w:r>
        <w:rPr>
          <w:noProof/>
        </w:rPr>
        <w:t>46</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hAnsi="Calibri" w:cs="Trebuchet MS"/>
          <w:noProof/>
        </w:rPr>
        <w:t>19</w:t>
      </w:r>
      <w:r>
        <w:rPr>
          <w:rFonts w:asciiTheme="minorHAnsi" w:hAnsiTheme="minorHAnsi" w:cstheme="minorBidi"/>
          <w:b w:val="0"/>
          <w:noProof/>
          <w:color w:val="auto"/>
          <w:sz w:val="22"/>
          <w:szCs w:val="22"/>
        </w:rPr>
        <w:tab/>
      </w:r>
      <w:r w:rsidRPr="00D02752">
        <w:rPr>
          <w:rFonts w:cs="Trebuchet MS"/>
          <w:noProof/>
        </w:rPr>
        <w:t>Packaging and Installation Considerations</w:t>
      </w:r>
      <w:r>
        <w:rPr>
          <w:noProof/>
        </w:rPr>
        <w:tab/>
      </w:r>
      <w:r>
        <w:rPr>
          <w:noProof/>
        </w:rPr>
        <w:fldChar w:fldCharType="begin"/>
      </w:r>
      <w:r>
        <w:rPr>
          <w:noProof/>
        </w:rPr>
        <w:instrText xml:space="preserve"> PAGEREF _Toc2610489 \h </w:instrText>
      </w:r>
      <w:r>
        <w:rPr>
          <w:noProof/>
        </w:rPr>
      </w:r>
      <w:r>
        <w:rPr>
          <w:noProof/>
        </w:rPr>
        <w:fldChar w:fldCharType="separate"/>
      </w:r>
      <w:r>
        <w:rPr>
          <w:noProof/>
        </w:rPr>
        <w:t>47</w:t>
      </w:r>
      <w:r>
        <w:rPr>
          <w:noProof/>
        </w:rPr>
        <w:fldChar w:fldCharType="end"/>
      </w:r>
    </w:p>
    <w:p w:rsidR="006A656D" w:rsidRDefault="006A656D">
      <w:pPr>
        <w:pStyle w:val="TOC1"/>
        <w:rPr>
          <w:rFonts w:asciiTheme="minorHAnsi" w:hAnsiTheme="minorHAnsi" w:cstheme="minorBidi"/>
          <w:b w:val="0"/>
          <w:noProof/>
          <w:color w:val="auto"/>
          <w:sz w:val="22"/>
          <w:szCs w:val="22"/>
        </w:rPr>
      </w:pPr>
      <w:r w:rsidRPr="00D02752">
        <w:rPr>
          <w:rFonts w:ascii="Calibri" w:eastAsia="Trebuchet MS" w:hAnsi="Calibri" w:cs="Trebuchet MS"/>
          <w:noProof/>
        </w:rPr>
        <w:t>20</w:t>
      </w:r>
      <w:r>
        <w:rPr>
          <w:rFonts w:asciiTheme="minorHAnsi" w:hAnsiTheme="minorHAnsi" w:cstheme="minorBidi"/>
          <w:b w:val="0"/>
          <w:noProof/>
          <w:color w:val="auto"/>
          <w:sz w:val="22"/>
          <w:szCs w:val="22"/>
        </w:rPr>
        <w:tab/>
      </w:r>
      <w:r w:rsidRPr="00D02752">
        <w:rPr>
          <w:rFonts w:cs="Trebuchet MS"/>
          <w:noProof/>
        </w:rPr>
        <w:t>Supplementary Information</w:t>
      </w:r>
      <w:r>
        <w:rPr>
          <w:noProof/>
        </w:rPr>
        <w:tab/>
      </w:r>
      <w:r>
        <w:rPr>
          <w:noProof/>
        </w:rPr>
        <w:fldChar w:fldCharType="begin"/>
      </w:r>
      <w:r>
        <w:rPr>
          <w:noProof/>
        </w:rPr>
        <w:instrText xml:space="preserve"> PAGEREF _Toc2610490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0" w:name="_Toc514762896"/>
      <w:bookmarkStart w:id="1" w:name="_Toc2610437"/>
      <w:r w:rsidRPr="0071675C">
        <w:rPr>
          <w:rFonts w:cs="Trebuchet MS"/>
        </w:rPr>
        <w:lastRenderedPageBreak/>
        <w:t>Introduction</w:t>
      </w:r>
      <w:bookmarkEnd w:id="0"/>
      <w:bookmarkEnd w:id="1"/>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ATPI CrewLink™ is a travel workflow management tool, specifically designed for the international Shipping and Energy industries. ATPI CrewLink™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CrewLink™ leads to better control, greater process compliance and optimised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2" w:name="_Toc2610438"/>
      <w:r>
        <w:rPr>
          <w:rFonts w:cs="Trebuchet MS"/>
        </w:rPr>
        <w:lastRenderedPageBreak/>
        <w:t>Why Transformation</w:t>
      </w:r>
      <w:r w:rsidR="007D6E4E" w:rsidRPr="006850BC">
        <w:rPr>
          <w:rFonts w:cs="Trebuchet MS"/>
        </w:rPr>
        <w:t>?</w:t>
      </w:r>
      <w:bookmarkEnd w:id="2"/>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Software built as microservices can be broken down into multiple component services, so that each of these services can be deployed and then redeployed independently without compromising the integrity of an application. That means that microservice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Better fault isolation; if one microservice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microservice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Work very well with containers, such as Docker.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Microservices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TypeScript: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RxJS: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By using rules, you create a repository of knowlegde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lastRenderedPageBreak/>
        <w:t>DevSecOps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Everyone is responsible for security. DevSecOps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The ability to measure different things which can be seen by everyone – DevSecOps enables a culture of constant iterative improvements.</w:t>
      </w:r>
    </w:p>
    <w:p w:rsidR="00E628F5" w:rsidRDefault="00FB1A53" w:rsidP="00E628F5">
      <w:pPr>
        <w:pStyle w:val="Heading2"/>
        <w:rPr>
          <w:lang w:val="en-IN"/>
        </w:rPr>
      </w:pPr>
      <w:bookmarkStart w:id="3" w:name="_Toc2610439"/>
      <w:r>
        <w:rPr>
          <w:lang w:val="en-IN"/>
        </w:rPr>
        <w:t>Improvement area</w:t>
      </w:r>
      <w:r w:rsidR="00E628F5">
        <w:rPr>
          <w:lang w:val="en-IN"/>
        </w:rPr>
        <w:t xml:space="preserve"> in Current Solution</w:t>
      </w:r>
      <w:bookmarkEnd w:id="3"/>
    </w:p>
    <w:p w:rsidR="00E628F5" w:rsidRDefault="00E628F5" w:rsidP="00E628F5">
      <w:pPr>
        <w:rPr>
          <w:lang w:val="en-IN"/>
        </w:rPr>
      </w:pPr>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Sync issues, Sometimes CrewLink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Improper search results :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While TR booking, change the customer name and try to click on “Proceed to Booking”, pop-up is displaying with Manual Mod or Semi Auto Mode, after clicking on   manual mode, it is displaying error i.e,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4"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5" w:name="_Toc2610440"/>
      <w:bookmarkEnd w:id="4"/>
      <w:r>
        <w:rPr>
          <w:rFonts w:cs="Trebuchet MS"/>
        </w:rPr>
        <w:lastRenderedPageBreak/>
        <w:t>Objective</w:t>
      </w:r>
      <w:bookmarkEnd w:id="5"/>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 Devops</w:t>
      </w:r>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Pb</w:t>
      </w:r>
      <w:r>
        <w:rPr>
          <w:rFonts w:ascii="Calibri" w:hAnsi="Calibri" w:cs="Calibri"/>
          <w:color w:val="000000"/>
          <w:lang w:val="en"/>
        </w:rPr>
        <w:t>D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6" w:name="_Toc2610441"/>
      <w:r w:rsidRPr="00231369">
        <w:rPr>
          <w:lang w:val="en-IN"/>
        </w:rPr>
        <w:t xml:space="preserve">Detailed </w:t>
      </w:r>
      <w:r w:rsidR="00262F09">
        <w:rPr>
          <w:lang w:val="en-IN"/>
        </w:rPr>
        <w:t>functional o</w:t>
      </w:r>
      <w:r w:rsidRPr="00231369">
        <w:rPr>
          <w:lang w:val="en-IN"/>
        </w:rPr>
        <w:t>bjective</w:t>
      </w:r>
      <w:r w:rsidR="00262F09">
        <w:rPr>
          <w:lang w:val="en-IN"/>
        </w:rPr>
        <w:t>s</w:t>
      </w:r>
      <w:bookmarkEnd w:id="6"/>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oAuth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Voyage 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Email notifications for various events to be templatized</w:t>
      </w:r>
    </w:p>
    <w:p w:rsidR="009E2159" w:rsidRDefault="00A543E7">
      <w:pPr>
        <w:rPr>
          <w:rFonts w:asciiTheme="majorHAnsi" w:eastAsiaTheme="majorEastAsia" w:hAnsiTheme="majorHAnsi" w:cs="Trebuchet MS"/>
          <w:b/>
          <w:bCs/>
          <w:color w:val="365F91" w:themeColor="accent1" w:themeShade="BF"/>
          <w:sz w:val="28"/>
          <w:szCs w:val="28"/>
        </w:rPr>
      </w:pPr>
      <w:bookmarkStart w:id="7"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8" w:name="_Toc2610442"/>
      <w:r w:rsidRPr="0071675C">
        <w:rPr>
          <w:rFonts w:cs="Trebuchet MS"/>
        </w:rPr>
        <w:lastRenderedPageBreak/>
        <w:t>Definitions, Acronyms and Abbreviations</w:t>
      </w:r>
      <w:bookmarkEnd w:id="7"/>
      <w:bookmarkEnd w:id="8"/>
    </w:p>
    <w:p w:rsidR="00A1175C" w:rsidRPr="0071675C" w:rsidRDefault="00A1175C" w:rsidP="00D86845">
      <w:pPr>
        <w:pStyle w:val="Heading2"/>
        <w:rPr>
          <w:rFonts w:cs="Trebuchet MS"/>
        </w:rPr>
      </w:pPr>
      <w:bookmarkStart w:id="9" w:name="_Toc514762899"/>
      <w:bookmarkStart w:id="10" w:name="_Toc2610443"/>
      <w:r w:rsidRPr="0071675C">
        <w:t>Definitions</w:t>
      </w:r>
      <w:bookmarkEnd w:id="9"/>
      <w:bookmarkEnd w:id="10"/>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1" w:name="_Toc514762900"/>
      <w:bookmarkStart w:id="12" w:name="_Toc2610444"/>
      <w:r w:rsidRPr="0071675C">
        <w:t>Acronyms</w:t>
      </w:r>
      <w:bookmarkEnd w:id="11"/>
      <w:r w:rsidR="00D07EB0">
        <w:t xml:space="preserve"> and Abbreviations</w:t>
      </w:r>
      <w:bookmarkEnd w:id="12"/>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ins w:id="13" w:author="Dharmendra Kumar Singh" w:date="2019-02-22T13:03:00Z">
              <w:r w:rsidRPr="00A8386A">
                <w:rPr>
                  <w:rFonts w:ascii="Calibri" w:hAnsi="Calibri" w:cs="Calibri"/>
                  <w:sz w:val="22"/>
                </w:rPr>
                <w:t>CL</w:t>
              </w:r>
            </w:ins>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ins w:id="14" w:author="Dharmendra Kumar Singh" w:date="2019-02-22T13:03:00Z">
              <w:r>
                <w:rPr>
                  <w:rFonts w:ascii="Cambria" w:hAnsi="Cambria"/>
                </w:rPr>
                <w:t>Crew Link</w:t>
              </w:r>
            </w:ins>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PbD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FD2CA2" w:rsidP="00D86845">
            <w:pPr>
              <w:snapToGrid w:val="0"/>
              <w:spacing w:after="0"/>
              <w:rPr>
                <w:rFonts w:ascii="Calibri" w:hAnsi="Calibri" w:cs="Calibri"/>
                <w:sz w:val="22"/>
              </w:rPr>
            </w:pPr>
            <w:r w:rsidRPr="00A8386A">
              <w:rPr>
                <w:rFonts w:ascii="Calibri" w:hAnsi="Calibri" w:cs="Calibri"/>
                <w:sz w:val="22"/>
              </w:rPr>
              <w:t>MDS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FD2CA2" w:rsidP="00D86845">
            <w:pPr>
              <w:snapToGrid w:val="0"/>
              <w:spacing w:after="0"/>
              <w:rPr>
                <w:rFonts w:ascii="Cambria" w:hAnsi="Cambria"/>
              </w:rPr>
            </w:pPr>
            <w:r>
              <w:rPr>
                <w:rFonts w:ascii="Cambria" w:hAnsi="Cambria"/>
              </w:rPr>
              <w:t>Master Data Service</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5"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6" w:name="_Toc2610445"/>
      <w:r w:rsidRPr="0071675C">
        <w:rPr>
          <w:rFonts w:cs="Trebuchet MS"/>
        </w:rPr>
        <w:lastRenderedPageBreak/>
        <w:t>Architectural Representation</w:t>
      </w:r>
      <w:bookmarkEnd w:id="15"/>
      <w:bookmarkEnd w:id="16"/>
    </w:p>
    <w:p w:rsidR="007D6E4E" w:rsidRPr="007D6E4E" w:rsidRDefault="007D6E4E" w:rsidP="007D6E4E"/>
    <w:p w:rsidR="00E164F4" w:rsidRDefault="00E164F4" w:rsidP="00141FE2">
      <w:pPr>
        <w:pStyle w:val="Heading2"/>
      </w:pPr>
      <w:bookmarkStart w:id="17" w:name="_Toc2610446"/>
      <w:r w:rsidRPr="009163B6">
        <w:rPr>
          <w:lang w:val="en-IN"/>
        </w:rPr>
        <w:t>Proposed technical architecture – ATPI application framework</w:t>
      </w:r>
      <w:bookmarkEnd w:id="17"/>
    </w:p>
    <w:p w:rsidR="00E164F4" w:rsidRPr="00E164F4" w:rsidRDefault="00E164F4" w:rsidP="00E164F4">
      <w:r>
        <w:rPr>
          <w:noProof/>
        </w:rPr>
        <w:drawing>
          <wp:inline distT="0" distB="0" distL="0" distR="0" wp14:anchorId="72C0E2F3" wp14:editId="4CD41CDD">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8" w:name="_Toc514762903"/>
      <w:bookmarkStart w:id="19" w:name="_Toc2610447"/>
      <w:r>
        <w:t>Proposed functional</w:t>
      </w:r>
      <w:r w:rsidR="00A1175C" w:rsidRPr="00D540B5">
        <w:t xml:space="preserve"> Architecture</w:t>
      </w:r>
      <w:bookmarkEnd w:id="18"/>
      <w:bookmarkEnd w:id="19"/>
    </w:p>
    <w:p w:rsidR="00E164F4" w:rsidRDefault="00E164F4" w:rsidP="00E164F4">
      <w:r>
        <w:rPr>
          <w:noProof/>
        </w:rPr>
        <w:drawing>
          <wp:inline distT="0" distB="0" distL="0" distR="0" wp14:anchorId="7273A984" wp14:editId="680C0815">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20" w:name="_Toc2610448"/>
      <w:r w:rsidRPr="00E164F4">
        <w:lastRenderedPageBreak/>
        <w:t>Technical – Functional relationship</w:t>
      </w:r>
      <w:bookmarkEnd w:id="20"/>
    </w:p>
    <w:p w:rsidR="00E164F4" w:rsidRDefault="00E164F4" w:rsidP="00E164F4">
      <w:r>
        <w:rPr>
          <w:noProof/>
        </w:rPr>
        <w:drawing>
          <wp:inline distT="0" distB="0" distL="0" distR="0" wp14:anchorId="2F188184" wp14:editId="6E691B3D">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21" w:name="_Toc2610449"/>
      <w:r w:rsidRPr="00766EE2">
        <w:t>Component level Technical – Functional relationship</w:t>
      </w:r>
      <w:bookmarkEnd w:id="21"/>
    </w:p>
    <w:p w:rsidR="00766EE2" w:rsidRDefault="00766EE2" w:rsidP="00E164F4">
      <w:r>
        <w:rPr>
          <w:noProof/>
        </w:rPr>
        <w:drawing>
          <wp:inline distT="0" distB="0" distL="0" distR="0" wp14:anchorId="593E467D" wp14:editId="79F15750">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2" w:name="_Toc2610450"/>
      <w:r>
        <w:lastRenderedPageBreak/>
        <w:t>Frontend (Angular) Architecture</w:t>
      </w:r>
      <w:bookmarkEnd w:id="22"/>
    </w:p>
    <w:p w:rsidR="00675BE9" w:rsidRPr="00675BE9" w:rsidRDefault="00675BE9">
      <w:pPr>
        <w:pPrChange w:id="23" w:author="Dharmendra Kumar Singh" w:date="2019-02-22T13:09:00Z">
          <w:pPr>
            <w:pStyle w:val="Heading2"/>
          </w:pPr>
        </w:pPrChange>
      </w:pPr>
    </w:p>
    <w:p w:rsidR="00675BE9" w:rsidRPr="00E164F4" w:rsidRDefault="00E44F8F" w:rsidP="00E164F4">
      <w:r>
        <w:rPr>
          <w:noProof/>
        </w:rPr>
        <w:drawing>
          <wp:inline distT="0" distB="0" distL="0" distR="0" wp14:anchorId="7CF351BF" wp14:editId="1109C8C9">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124281A7" wp14:editId="108EB0EA">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17021360" wp14:editId="3E33B435">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4" w:name="_Toc2610451"/>
      <w:r>
        <w:rPr>
          <w:rFonts w:cs="Trebuchet MS"/>
        </w:rPr>
        <w:lastRenderedPageBreak/>
        <w:t>Scope</w:t>
      </w:r>
      <w:bookmarkEnd w:id="24"/>
      <w:r>
        <w:rPr>
          <w:rFonts w:cs="Trebuchet MS"/>
        </w:rPr>
        <w:t xml:space="preserve"> </w:t>
      </w:r>
    </w:p>
    <w:p w:rsidR="00AB296B" w:rsidRDefault="00AB296B" w:rsidP="00AB296B">
      <w:pPr>
        <w:pStyle w:val="Heading2"/>
      </w:pPr>
      <w:bookmarkStart w:id="25" w:name="_Toc2610452"/>
      <w:r>
        <w:t>Scope of work</w:t>
      </w:r>
      <w:bookmarkEnd w:id="25"/>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6" w:name="_Toc2610453"/>
      <w:r>
        <w:t>Assumption</w:t>
      </w:r>
      <w:bookmarkEnd w:id="26"/>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del w:id="27" w:author="Dharmendra Kumar Singh" w:date="2019-02-22T13:03:00Z">
        <w:r w:rsidRPr="00A5546E" w:rsidDel="00875902">
          <w:rPr>
            <w:rFonts w:ascii="Calibri" w:hAnsi="Calibri" w:cs="Calibri"/>
            <w:color w:val="000000"/>
            <w:lang w:val="en"/>
          </w:rPr>
          <w:delText>data</w:delText>
        </w:r>
      </w:del>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rPr>
          <w:ins w:id="28" w:author="Dharmendra Kumar Singh" w:date="2019-02-22T13:03:00Z"/>
        </w:rPr>
      </w:pPr>
      <w:bookmarkStart w:id="29" w:name="_Toc2610454"/>
      <w:r>
        <w:lastRenderedPageBreak/>
        <w:t xml:space="preserve">Proposed </w:t>
      </w:r>
      <w:r w:rsidR="00AB296B">
        <w:t>Technology Stack</w:t>
      </w:r>
      <w:bookmarkEnd w:id="29"/>
    </w:p>
    <w:p w:rsidR="00875902" w:rsidRDefault="00875902">
      <w:pPr>
        <w:rPr>
          <w:ins w:id="30" w:author="Dharmendra Kumar Singh" w:date="2019-02-22T13:03:00Z"/>
        </w:rPr>
        <w:pPrChange w:id="31" w:author="Dharmendra Kumar Singh" w:date="2019-02-22T13:03:00Z">
          <w:pPr>
            <w:pStyle w:val="Heading1"/>
            <w:numPr>
              <w:numId w:val="7"/>
            </w:numPr>
            <w:tabs>
              <w:tab w:val="num" w:pos="0"/>
            </w:tabs>
            <w:suppressAutoHyphens/>
            <w:spacing w:before="480" w:after="0" w:line="276" w:lineRule="auto"/>
            <w:ind w:left="720"/>
          </w:pPr>
        </w:pPrChange>
      </w:pPr>
    </w:p>
    <w:p w:rsidR="00875902" w:rsidRPr="00875902" w:rsidRDefault="00875902">
      <w:pPr>
        <w:pPrChange w:id="32" w:author="Dharmendra Kumar Singh" w:date="2019-02-22T13:03:00Z">
          <w:pPr>
            <w:pStyle w:val="Heading1"/>
            <w:numPr>
              <w:numId w:val="7"/>
            </w:numPr>
            <w:tabs>
              <w:tab w:val="num" w:pos="0"/>
            </w:tabs>
            <w:suppressAutoHyphens/>
            <w:spacing w:before="480" w:after="0" w:line="276" w:lineRule="auto"/>
            <w:ind w:left="720"/>
          </w:pPr>
        </w:pPrChange>
      </w:pPr>
      <w:moveToRangeStart w:id="33" w:author="Dharmendra Kumar Singh" w:date="2019-02-22T13:03:00Z" w:name="move1733044"/>
      <w:moveTo w:id="34" w:author="Dharmendra Kumar Singh" w:date="2019-02-22T13:03:00Z">
        <w:r w:rsidRPr="006E677E">
          <w:rPr>
            <w:noProof/>
            <w:rPrChange w:id="35" w:author="Unknown">
              <w:rPr>
                <w:noProof/>
              </w:rPr>
            </w:rPrChange>
          </w:rPr>
          <w:drawing>
            <wp:inline distT="0" distB="0" distL="0" distR="0" wp14:anchorId="673EF79D" wp14:editId="2F00CF20">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To>
      <w:moveToRangeEnd w:id="33"/>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MDS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pPr>
        <w:pStyle w:val="NormalWeb"/>
        <w:numPr>
          <w:ilvl w:val="0"/>
          <w:numId w:val="148"/>
        </w:numPr>
        <w:spacing w:before="100" w:beforeAutospacing="1" w:after="115"/>
        <w:rPr>
          <w:rFonts w:ascii="Calibri" w:hAnsi="Calibri" w:cs="Calibri"/>
          <w:color w:val="000000"/>
          <w:lang w:val="en"/>
        </w:rPr>
        <w:pPrChange w:id="36" w:author="Dharmendra Kumar Singh" w:date="2019-02-22T13:03:00Z">
          <w:pPr/>
        </w:pPrChange>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33692C" w:rsidDel="00875902" w:rsidRDefault="0033692C" w:rsidP="0033692C">
      <w:pPr>
        <w:pStyle w:val="NormalWeb"/>
        <w:spacing w:before="100" w:beforeAutospacing="1" w:after="115"/>
        <w:ind w:left="720"/>
        <w:rPr>
          <w:del w:id="37" w:author="Dharmendra Kumar Singh" w:date="2019-02-22T13:03:00Z"/>
          <w:rFonts w:ascii="Calibri" w:hAnsi="Calibri" w:cs="Calibri"/>
          <w:color w:val="000000"/>
          <w:lang w:val="en"/>
        </w:rPr>
      </w:pPr>
      <w:bookmarkStart w:id="38" w:name="_Toc2451132"/>
      <w:bookmarkStart w:id="39" w:name="_Toc2451208"/>
      <w:bookmarkStart w:id="40" w:name="_Toc2451996"/>
      <w:bookmarkStart w:id="41" w:name="_Toc2595490"/>
      <w:bookmarkStart w:id="42" w:name="_Toc2602612"/>
      <w:bookmarkStart w:id="43" w:name="_Toc2610455"/>
      <w:bookmarkEnd w:id="38"/>
      <w:bookmarkEnd w:id="39"/>
      <w:bookmarkEnd w:id="40"/>
      <w:bookmarkEnd w:id="41"/>
      <w:bookmarkEnd w:id="42"/>
      <w:bookmarkEnd w:id="43"/>
    </w:p>
    <w:p w:rsidR="007A4478" w:rsidRPr="00875902" w:rsidDel="00875902" w:rsidRDefault="007A4478">
      <w:pPr>
        <w:pStyle w:val="NormalWeb"/>
        <w:spacing w:before="100" w:beforeAutospacing="1" w:after="115"/>
        <w:ind w:left="720"/>
        <w:rPr>
          <w:del w:id="44" w:author="Dharmendra Kumar Singh" w:date="2019-02-22T13:03:00Z"/>
          <w:rFonts w:ascii="Calibri" w:hAnsi="Calibri" w:cs="Calibri"/>
          <w:color w:val="000000"/>
          <w:lang w:val="en"/>
        </w:rPr>
        <w:pPrChange w:id="45" w:author="Dharmendra Kumar Singh" w:date="2019-02-22T13:03:00Z">
          <w:pPr>
            <w:pStyle w:val="NormalWeb"/>
            <w:spacing w:before="100" w:beforeAutospacing="1" w:after="115"/>
          </w:pPr>
        </w:pPrChange>
      </w:pPr>
      <w:moveFromRangeStart w:id="46" w:author="Dharmendra Kumar Singh" w:date="2019-02-22T13:03:00Z" w:name="move1733044"/>
      <w:moveFrom w:id="47" w:author="Dharmendra Kumar Singh" w:date="2019-02-22T13:03:00Z">
        <w:r w:rsidDel="00875902">
          <w:rPr>
            <w:noProof/>
          </w:rPr>
          <w:drawing>
            <wp:inline distT="0" distB="0" distL="0" distR="0" wp14:anchorId="7A429585" wp14:editId="53F2FE44">
              <wp:extent cx="5731510" cy="261366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From>
      <w:bookmarkStart w:id="48" w:name="_Toc2451133"/>
      <w:bookmarkStart w:id="49" w:name="_Toc2451209"/>
      <w:bookmarkStart w:id="50" w:name="_Toc2451997"/>
      <w:bookmarkStart w:id="51" w:name="_Toc2595491"/>
      <w:bookmarkStart w:id="52" w:name="_Toc2602613"/>
      <w:bookmarkStart w:id="53" w:name="_Toc2610456"/>
      <w:bookmarkEnd w:id="48"/>
      <w:bookmarkEnd w:id="49"/>
      <w:bookmarkEnd w:id="50"/>
      <w:bookmarkEnd w:id="51"/>
      <w:bookmarkEnd w:id="52"/>
      <w:bookmarkEnd w:id="53"/>
      <w:moveFromRangeEnd w:id="46"/>
    </w:p>
    <w:p w:rsidR="00425834" w:rsidRDefault="00425834" w:rsidP="00425834">
      <w:pPr>
        <w:pStyle w:val="Heading1"/>
        <w:numPr>
          <w:ilvl w:val="0"/>
          <w:numId w:val="7"/>
        </w:numPr>
        <w:suppressAutoHyphens/>
        <w:spacing w:before="480" w:after="0" w:line="276" w:lineRule="auto"/>
        <w:ind w:left="720"/>
      </w:pPr>
      <w:bookmarkStart w:id="54" w:name="_Toc2610457"/>
      <w:r>
        <w:t>Development Tool</w:t>
      </w:r>
      <w:bookmarkEnd w:id="54"/>
    </w:p>
    <w:p w:rsidR="00CA27FA" w:rsidRDefault="00CA27FA" w:rsidP="00CA27FA">
      <w:pPr>
        <w:pStyle w:val="Heading2"/>
      </w:pPr>
      <w:bookmarkStart w:id="55" w:name="_Toc2610458"/>
      <w:r>
        <w:t>Front End Development</w:t>
      </w:r>
      <w:bookmarkEnd w:id="55"/>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56" w:name="_Toc2610459"/>
      <w:r>
        <w:t>Middleware Development</w:t>
      </w:r>
      <w:bookmarkEnd w:id="56"/>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57" w:name="_Toc2610460"/>
      <w:r>
        <w:t>Backend Development</w:t>
      </w:r>
      <w:bookmarkEnd w:id="57"/>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Sql Server 2014 and above</w:t>
      </w:r>
    </w:p>
    <w:p w:rsidR="007224C0" w:rsidRDefault="007224C0" w:rsidP="007224C0">
      <w:pPr>
        <w:pStyle w:val="Heading2"/>
      </w:pPr>
      <w:bookmarkStart w:id="58" w:name="_Toc2610461"/>
      <w:r>
        <w:t>Source Control</w:t>
      </w:r>
      <w:bookmarkEnd w:id="58"/>
    </w:p>
    <w:p w:rsidR="007224C0" w:rsidRPr="00542F77" w:rsidRDefault="007224C0" w:rsidP="007D6E4E">
      <w:pPr>
        <w:pStyle w:val="NormalWeb"/>
        <w:numPr>
          <w:ilvl w:val="0"/>
          <w:numId w:val="148"/>
        </w:numPr>
        <w:spacing w:before="100" w:beforeAutospacing="1" w:after="115"/>
      </w:pPr>
      <w:r w:rsidRPr="007D6E4E">
        <w:rPr>
          <w:rFonts w:ascii="Calibri" w:hAnsi="Calibri" w:cs="Calibri"/>
          <w:color w:val="000000"/>
          <w:lang w:val="en"/>
        </w:rPr>
        <w:t>Git</w:t>
      </w:r>
    </w:p>
    <w:p w:rsidR="00542F77" w:rsidRDefault="00542F77" w:rsidP="00542F77">
      <w:pPr>
        <w:pStyle w:val="Heading2"/>
      </w:pPr>
      <w:bookmarkStart w:id="59" w:name="_Toc2610462"/>
      <w:r>
        <w:t>Development Approach</w:t>
      </w:r>
      <w:bookmarkEnd w:id="59"/>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extent cx="5731510" cy="2389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9505"/>
                    </a:xfrm>
                    <a:prstGeom prst="rect">
                      <a:avLst/>
                    </a:prstGeom>
                  </pic:spPr>
                </pic:pic>
              </a:graphicData>
            </a:graphic>
          </wp:inline>
        </w:drawing>
      </w: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2">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r w:rsidRPr="006626EB">
        <w:rPr>
          <w:rFonts w:ascii="Calibri" w:hAnsi="Calibri" w:cs="Calibri"/>
          <w:b/>
          <w:color w:val="000000"/>
          <w:lang w:val="en"/>
        </w:rPr>
        <w:t>Microservice</w:t>
      </w:r>
      <w:r>
        <w:rPr>
          <w:rFonts w:ascii="Calibri" w:hAnsi="Calibri" w:cs="Calibri"/>
          <w:color w:val="000000"/>
          <w:lang w:val="en"/>
        </w:rPr>
        <w:t xml:space="preserve"> :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TestFixtures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lastRenderedPageBreak/>
        <w:t>You are free to extend the framework to support BDD-style Concern/Context/Observation specifications</w:t>
      </w:r>
    </w:p>
    <w:p w:rsidR="008A5EEF" w:rsidRDefault="00F257AC" w:rsidP="004007ED">
      <w:pPr>
        <w:pStyle w:val="NormalWeb"/>
        <w:spacing w:before="100" w:beforeAutospacing="1" w:after="115"/>
        <w:ind w:left="720"/>
        <w:rPr>
          <w:rFonts w:ascii="Calibri" w:hAnsi="Calibri" w:cs="Calibri"/>
          <w:color w:val="000000"/>
          <w:lang w:val="en"/>
        </w:rPr>
      </w:pPr>
      <w:r w:rsidRPr="006626EB">
        <w:rPr>
          <w:rFonts w:ascii="Calibri" w:hAnsi="Calibri" w:cs="Calibri"/>
          <w:b/>
          <w:color w:val="000000"/>
          <w:lang w:val="en"/>
        </w:rPr>
        <w:t>AngularJs</w:t>
      </w:r>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  Jasmine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p>
    <w:p w:rsidR="006626EB" w:rsidRDefault="006626EB" w:rsidP="004007ED">
      <w:pPr>
        <w:pStyle w:val="NormalWeb"/>
        <w:spacing w:before="100" w:beforeAutospacing="1" w:after="115"/>
        <w:ind w:left="720"/>
        <w:rPr>
          <w:rFonts w:ascii="Calibri" w:hAnsi="Calibri" w:cs="Calibri"/>
          <w:color w:val="000000"/>
          <w:lang w:val="en"/>
        </w:rPr>
      </w:pPr>
      <w:r w:rsidRPr="008A5EEF">
        <w:rPr>
          <w:rFonts w:ascii="Calibri" w:hAnsi="Calibri" w:cs="Calibri"/>
          <w:b/>
          <w:color w:val="000000"/>
          <w:lang w:val="en"/>
        </w:rPr>
        <w:t>End to End Testing</w:t>
      </w:r>
      <w:r w:rsidRPr="006626EB">
        <w:rPr>
          <w:rFonts w:ascii="Calibri" w:hAnsi="Calibri" w:cs="Calibri"/>
          <w:color w:val="000000"/>
          <w:lang w:val="en"/>
        </w:rPr>
        <w:t>:</w:t>
      </w:r>
      <w:r>
        <w:rPr>
          <w:rFonts w:ascii="Calibri" w:hAnsi="Calibri" w:cs="Calibri"/>
          <w:color w:val="000000"/>
          <w:lang w:val="en"/>
        </w:rPr>
        <w:t xml:space="preserve"> Protractor</w:t>
      </w:r>
      <w:r w:rsidR="008A5EEF">
        <w:rPr>
          <w:rFonts w:ascii="Calibri" w:hAnsi="Calibri" w:cs="Calibri"/>
          <w:color w:val="000000"/>
          <w:lang w:val="en"/>
        </w:rPr>
        <w:t xml:space="preserve"> -</w:t>
      </w:r>
      <w:r w:rsidR="008A5EEF" w:rsidRPr="008A5EEF">
        <w:rPr>
          <w:rFonts w:ascii="Calibri" w:hAnsi="Calibri" w:cs="Calibri"/>
          <w:color w:val="000000"/>
          <w:lang w:val="en"/>
        </w:rPr>
        <w:t xml:space="preserve"> </w:t>
      </w:r>
      <w:r w:rsidR="008A5EEF" w:rsidRPr="008A5EEF">
        <w:rPr>
          <w:rFonts w:ascii="Calibri" w:hAnsi="Calibri" w:cs="Calibri"/>
          <w:color w:val="000000"/>
          <w:lang w:val="en"/>
        </w:rPr>
        <w:t>Protractor is an end-to-end test framework for Angular and AngularJS applications. Protractor runs tests against your application running in a real browser, interacting with it as a user would without depending on other tools for performing the same.</w:t>
      </w:r>
    </w:p>
    <w:p w:rsidR="00F257AC" w:rsidRDefault="00F257AC" w:rsidP="00F257AC">
      <w:pPr>
        <w:pStyle w:val="NormalWeb"/>
        <w:spacing w:before="100" w:beforeAutospacing="1" w:after="115"/>
        <w:rPr>
          <w:rFonts w:ascii="Calibri" w:hAnsi="Calibri" w:cs="Calibri"/>
          <w:color w:val="000000"/>
          <w:lang w:val="en"/>
        </w:rPr>
      </w:pPr>
    </w:p>
    <w:p w:rsidR="00F257AC" w:rsidRDefault="00F257AC"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pPr>
    </w:p>
    <w:p w:rsidR="00A5546E" w:rsidRDefault="00A5546E" w:rsidP="00A5546E">
      <w:pPr>
        <w:pStyle w:val="Heading1"/>
        <w:numPr>
          <w:ilvl w:val="0"/>
          <w:numId w:val="7"/>
        </w:numPr>
        <w:suppressAutoHyphens/>
        <w:spacing w:before="480" w:after="0" w:line="276" w:lineRule="auto"/>
        <w:rPr>
          <w:rFonts w:cs="Trebuchet MS"/>
        </w:rPr>
      </w:pPr>
      <w:bookmarkStart w:id="60" w:name="_Toc2610463"/>
      <w:r>
        <w:rPr>
          <w:rFonts w:cs="Trebuchet MS"/>
        </w:rPr>
        <w:t>Non Functional Requirement</w:t>
      </w:r>
      <w:bookmarkEnd w:id="60"/>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61" w:name="_Toc2610464"/>
      <w:r w:rsidRPr="007D6E4E">
        <w:rPr>
          <w:rFonts w:cs="Trebuchet MS"/>
        </w:rPr>
        <w:t>Pre-requisites</w:t>
      </w:r>
      <w:bookmarkEnd w:id="61"/>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lastRenderedPageBreak/>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Azure platform for SaaS</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POS Plugin Web service API src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System integration (Application, Infra, Data, DevOps)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62" w:name="_Toc2610465"/>
      <w:r>
        <w:lastRenderedPageBreak/>
        <w:t>Front end Architecture using Angular 7</w:t>
      </w:r>
      <w:bookmarkEnd w:id="62"/>
    </w:p>
    <w:p w:rsidR="00820EE6" w:rsidRDefault="00820EE6" w:rsidP="00820EE6"/>
    <w:p w:rsidR="00820EE6" w:rsidRPr="00820EE6" w:rsidRDefault="00820EE6" w:rsidP="00820EE6">
      <w:r>
        <w:rPr>
          <w:noProof/>
        </w:rPr>
        <w:drawing>
          <wp:inline distT="0" distB="0" distL="0" distR="0" wp14:anchorId="3ADD9685" wp14:editId="20F6DA0A">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202B43" w:rsidRDefault="00A440EF" w:rsidP="00202B43">
      <w:pPr>
        <w:pStyle w:val="NormalWeb"/>
        <w:spacing w:before="100" w:beforeAutospacing="1" w:after="115"/>
        <w:ind w:left="720"/>
        <w:jc w:val="both"/>
        <w:rPr>
          <w:rFonts w:ascii="Helvetica" w:hAnsi="Helvetica" w:cs="Helvetica"/>
          <w:spacing w:val="5"/>
          <w:sz w:val="21"/>
          <w:szCs w:val="21"/>
          <w:shd w:val="clear" w:color="auto" w:fill="FAFAFA"/>
        </w:rPr>
      </w:pPr>
      <w:r w:rsidRPr="005511CF">
        <w:rPr>
          <w:rFonts w:ascii="Calibri" w:hAnsi="Calibri" w:cs="Calibri"/>
          <w:color w:val="000000"/>
          <w:lang w:val="en"/>
        </w:rPr>
        <w:t xml:space="preserve">Module </w:t>
      </w:r>
      <w:r>
        <w:rPr>
          <w:rFonts w:ascii="Helvetica" w:hAnsi="Helvetica" w:cs="Helvetica"/>
          <w:spacing w:val="5"/>
          <w:sz w:val="21"/>
          <w:szCs w:val="21"/>
          <w:shd w:val="clear" w:color="auto" w:fill="FAFAFA"/>
        </w:rPr>
        <w:t>o</w:t>
      </w:r>
      <w:r w:rsidR="003D6134">
        <w:rPr>
          <w:rFonts w:ascii="Helvetica" w:hAnsi="Helvetica" w:cs="Helvetica"/>
          <w:spacing w:val="5"/>
          <w:sz w:val="21"/>
          <w:szCs w:val="21"/>
          <w:shd w:val="clear" w:color="auto" w:fill="FAFAFA"/>
        </w:rPr>
        <w:t>rganize</w:t>
      </w:r>
      <w:r>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an application and extend</w:t>
      </w:r>
      <w:r w:rsidR="0037047D">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it with capabilities from external libraries</w:t>
      </w:r>
      <w:r w:rsidR="00774F9F">
        <w:rPr>
          <w:rFonts w:ascii="Helvetica" w:hAnsi="Helvetica" w:cs="Helvetica"/>
          <w:spacing w:val="5"/>
          <w:sz w:val="21"/>
          <w:szCs w:val="21"/>
          <w:shd w:val="clear" w:color="auto" w:fill="FAFAFA"/>
        </w:rPr>
        <w:t xml:space="preserve"> and consolidates components, directives, and pipes into cohesive blocks of functionality, each focused on a feature, application business domain, workflow, or co</w:t>
      </w:r>
      <w:r w:rsidR="00202B43">
        <w:rPr>
          <w:rFonts w:ascii="Helvetica" w:hAnsi="Helvetica" w:cs="Helvetica"/>
          <w:spacing w:val="5"/>
          <w:sz w:val="21"/>
          <w:szCs w:val="21"/>
          <w:shd w:val="clear" w:color="auto" w:fill="FAFAFA"/>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4"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the updation</w:t>
      </w:r>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5"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NgModule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63" w:name="_Toc514762915"/>
      <w:r>
        <w:br w:type="page"/>
      </w:r>
    </w:p>
    <w:p w:rsidR="00F41E9E" w:rsidRDefault="00CD15F6" w:rsidP="00F41E9E">
      <w:pPr>
        <w:pStyle w:val="Heading1"/>
        <w:numPr>
          <w:ilvl w:val="0"/>
          <w:numId w:val="7"/>
        </w:numPr>
        <w:suppressAutoHyphens/>
        <w:spacing w:before="480" w:after="0" w:line="276" w:lineRule="auto"/>
      </w:pPr>
      <w:bookmarkStart w:id="64" w:name="_Toc2610466"/>
      <w:r>
        <w:lastRenderedPageBreak/>
        <w:t>Dev</w:t>
      </w:r>
      <w:r w:rsidR="00935D33">
        <w:t>O</w:t>
      </w:r>
      <w:r>
        <w:t>ps</w:t>
      </w:r>
      <w:bookmarkEnd w:id="64"/>
    </w:p>
    <w:p w:rsidR="001D6697" w:rsidRDefault="001D6697" w:rsidP="001D6697"/>
    <w:p w:rsidR="001D6697" w:rsidRPr="001D6697" w:rsidRDefault="001D6697" w:rsidP="002346C2">
      <w:pPr>
        <w:jc w:val="center"/>
      </w:pPr>
      <w:r>
        <w:rPr>
          <w:noProof/>
        </w:rPr>
        <w:drawing>
          <wp:inline distT="0" distB="0" distL="0" distR="0">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6">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r>
        <w:t>Devops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Azure DevOps will be implemented</w:t>
      </w:r>
    </w:p>
    <w:p w:rsidR="005B2C0D" w:rsidRDefault="005B2C0D" w:rsidP="005B2C0D">
      <w:pPr>
        <w:pStyle w:val="ListParagraph"/>
        <w:numPr>
          <w:ilvl w:val="1"/>
          <w:numId w:val="162"/>
        </w:numPr>
      </w:pPr>
      <w:r>
        <w:t>Integration of git to Azure DevOps</w:t>
      </w:r>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758A7B50" wp14:editId="1D8CA7D6">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4FF47E8F" wp14:editId="71A804DE">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Creating a stateless service requires defining an InstanceCount.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05654A" w:rsidRDefault="0005654A" w:rsidP="0005654A">
      <w:pPr>
        <w:pStyle w:val="Heading1"/>
        <w:numPr>
          <w:ilvl w:val="0"/>
          <w:numId w:val="7"/>
        </w:numPr>
        <w:suppressAutoHyphens/>
        <w:spacing w:before="480" w:after="0" w:line="276" w:lineRule="auto"/>
      </w:pPr>
      <w:bookmarkStart w:id="65" w:name="_Toc2610467"/>
      <w:r>
        <w:t>Microservice Solution Architecture</w:t>
      </w:r>
      <w:bookmarkEnd w:id="65"/>
    </w:p>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5F3D3FF0" wp14:editId="6EF2F1EB">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6D67C9D3" wp14:editId="5C4F57A2">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3D2638AD" wp14:editId="720944E4">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552575"/>
                    </a:xfrm>
                    <a:prstGeom prst="rect">
                      <a:avLst/>
                    </a:prstGeom>
                  </pic:spPr>
                </pic:pic>
              </a:graphicData>
            </a:graphic>
          </wp:inline>
        </w:drawing>
      </w:r>
    </w:p>
    <w:p w:rsidR="0005654A" w:rsidRDefault="00DA52F1" w:rsidP="0005654A">
      <w:pPr>
        <w:pStyle w:val="Heading1"/>
        <w:numPr>
          <w:ilvl w:val="0"/>
          <w:numId w:val="7"/>
        </w:numPr>
        <w:suppressAutoHyphens/>
        <w:spacing w:before="480" w:after="0" w:line="276" w:lineRule="auto"/>
      </w:pPr>
      <w:bookmarkStart w:id="66" w:name="_Toc2610468"/>
      <w:r>
        <w:t>Frontend</w:t>
      </w:r>
      <w:r w:rsidR="0005654A">
        <w:t xml:space="preserve"> Solution Architecture</w:t>
      </w:r>
      <w:bookmarkEnd w:id="66"/>
    </w:p>
    <w:p w:rsidR="006A656D" w:rsidRDefault="006A656D" w:rsidP="006A656D"/>
    <w:p w:rsidR="006A656D" w:rsidRPr="006A656D" w:rsidRDefault="006A656D" w:rsidP="006A656D">
      <w:bookmarkStart w:id="67" w:name="_GoBack"/>
      <w:r>
        <w:rPr>
          <w:noProof/>
        </w:rPr>
        <w:lastRenderedPageBreak/>
        <w:drawing>
          <wp:inline distT="0" distB="0" distL="0" distR="0">
            <wp:extent cx="5731510" cy="62083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g_Src_Structure (3).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bookmarkEnd w:id="67"/>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68" w:name="_Toc2610469"/>
      <w:r w:rsidRPr="0071675C">
        <w:lastRenderedPageBreak/>
        <w:t>Features</w:t>
      </w:r>
      <w:bookmarkEnd w:id="63"/>
      <w:bookmarkEnd w:id="68"/>
    </w:p>
    <w:p w:rsidR="007F6C0E" w:rsidRDefault="004F2A67" w:rsidP="007D6E4E">
      <w:pPr>
        <w:pStyle w:val="Heading2"/>
      </w:pPr>
      <w:bookmarkStart w:id="69" w:name="_Toc514762917"/>
      <w:bookmarkStart w:id="70" w:name="_Toc2610470"/>
      <w:r>
        <w:t>Login</w:t>
      </w:r>
      <w:bookmarkEnd w:id="70"/>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May have information decodeable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MUST NOT have information readable by the clinets.</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(Protected information) encoded in a json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should be accessible to all intereseted.</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of refresh token should not be queryable.</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WHY? Refresh token is used to generate an acess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No Info useful in it, except for the Auth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Only Auth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7276E54A" wp14:editId="3359D7D7">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14CD07AB" wp14:editId="756B93A0">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71" w:name="_Toc514762919"/>
      <w:bookmarkEnd w:id="69"/>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501C236A" wp14:editId="535101E3">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62446B8" wp14:editId="5138FE0B">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/api/Login/sign-in</w:t>
      </w:r>
    </w:p>
    <w:p w:rsidR="00194F49" w:rsidRPr="00194F49" w:rsidRDefault="00194F49" w:rsidP="00194F49">
      <w:r>
        <w:rPr>
          <w:noProof/>
        </w:rPr>
        <w:lastRenderedPageBreak/>
        <w:drawing>
          <wp:inline distT="0" distB="0" distL="0" distR="0" wp14:anchorId="4062493A" wp14:editId="0231A68C">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/api/Login/tokens/{token}/refresh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0107833C" wp14:editId="41166D8A">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/api/Login/sign-up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281E7959" wp14:editId="2A5EFDD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GDPR and PbD Factor</w:t>
      </w:r>
    </w:p>
    <w:p w:rsidR="00EF06CF" w:rsidRDefault="00EF06CF" w:rsidP="00EF06CF"/>
    <w:p w:rsidR="00EF06CF" w:rsidRDefault="00EF06CF" w:rsidP="00EF06CF">
      <w:pPr>
        <w:pStyle w:val="Heading2"/>
      </w:pPr>
      <w:bookmarkStart w:id="72" w:name="_Toc2610471"/>
      <w:r>
        <w:t>Authorization</w:t>
      </w:r>
      <w:bookmarkEnd w:id="72"/>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04C64771" wp14:editId="512C1E9C">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xxxxx.yyyyy.zzzzz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iss (issuer), exp (expiration time), sub (subject), aud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GDPR and PbD Factor</w:t>
      </w:r>
    </w:p>
    <w:p w:rsidR="00AE12F3" w:rsidRPr="00AE12F3" w:rsidRDefault="00597BF5" w:rsidP="00AE12F3">
      <w:r>
        <w:t>TBD</w:t>
      </w:r>
    </w:p>
    <w:p w:rsidR="00EF06CF" w:rsidRDefault="00EF06CF" w:rsidP="00EF06CF"/>
    <w:p w:rsidR="00EF06CF" w:rsidRDefault="00EF06CF" w:rsidP="00EF06CF">
      <w:pPr>
        <w:pStyle w:val="Heading2"/>
      </w:pPr>
      <w:bookmarkStart w:id="73" w:name="_Toc2610472"/>
      <w:r>
        <w:t>Customer - Landing Page</w:t>
      </w:r>
      <w:bookmarkEnd w:id="7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4" w:name="_Toc2610473"/>
      <w:r>
        <w:t>Agent - Landing Page</w:t>
      </w:r>
      <w:bookmarkEnd w:id="7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5" w:name="_Toc2610474"/>
      <w:r>
        <w:t>Customer – Raise Travel Request</w:t>
      </w:r>
      <w:bookmarkEnd w:id="7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GDPR and PbD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 w:rsidR="00EF06CF" w:rsidRDefault="00EF06CF" w:rsidP="00EF06CF"/>
    <w:p w:rsidR="00EF06CF" w:rsidRDefault="00EF06CF" w:rsidP="00EF06CF">
      <w:pPr>
        <w:pStyle w:val="Heading2"/>
      </w:pPr>
      <w:bookmarkStart w:id="76" w:name="_Toc2610475"/>
      <w:r>
        <w:t>Customer – Approve Travel Request</w:t>
      </w:r>
      <w:bookmarkEnd w:id="7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77" w:name="_Toc2610476"/>
      <w:r>
        <w:t>Agent – Search Travel Request</w:t>
      </w:r>
      <w:bookmarkEnd w:id="77"/>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8" w:name="_Toc2610477"/>
      <w:r>
        <w:t>Agent – Submit Travel Request</w:t>
      </w:r>
      <w:bookmarkEnd w:id="78"/>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9" w:name="_Toc2610478"/>
      <w:r>
        <w:t>Notification</w:t>
      </w:r>
      <w:bookmarkEnd w:id="79"/>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lastRenderedPageBreak/>
        <w:t>GDPR and PbD Factor</w:t>
      </w:r>
    </w:p>
    <w:p w:rsidR="009A1A1B" w:rsidRPr="00AE12F3" w:rsidRDefault="009A1A1B" w:rsidP="009A1A1B">
      <w:r>
        <w:t>TBD</w:t>
      </w:r>
    </w:p>
    <w:p w:rsidR="009A1A1B" w:rsidRPr="009A1A1B" w:rsidRDefault="009A1A1B" w:rsidP="009A1A1B"/>
    <w:p w:rsidR="00AE12F3" w:rsidRPr="00AE12F3" w:rsidRDefault="00AE12F3" w:rsidP="00AE12F3"/>
    <w:p w:rsidR="00EF06CF" w:rsidRDefault="00EF06CF" w:rsidP="00EF06CF"/>
    <w:p w:rsidR="00EF06CF" w:rsidRDefault="00EF06CF" w:rsidP="00EF06CF"/>
    <w:p w:rsidR="00EF06CF" w:rsidRPr="00EF06CF" w:rsidRDefault="00EF06CF" w:rsidP="00EF06CF"/>
    <w:p w:rsidR="00EF06CF" w:rsidRPr="00EF06CF" w:rsidRDefault="00EF06CF" w:rsidP="00EF06CF"/>
    <w:p w:rsidR="00EF06CF" w:rsidRPr="00EF06CF" w:rsidRDefault="00EF06CF" w:rsidP="00EF06CF"/>
    <w:p w:rsidR="00696E48" w:rsidRDefault="00696E48">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BD2F2D">
      <w:pPr>
        <w:pStyle w:val="Heading1"/>
        <w:numPr>
          <w:ilvl w:val="0"/>
          <w:numId w:val="7"/>
        </w:numPr>
        <w:suppressAutoHyphens/>
        <w:spacing w:before="480" w:after="0" w:line="276" w:lineRule="auto"/>
        <w:rPr>
          <w:rFonts w:cs="Trebuchet MS"/>
        </w:rPr>
      </w:pPr>
      <w:bookmarkStart w:id="80" w:name="_Toc2610479"/>
      <w:r w:rsidRPr="0071675C">
        <w:rPr>
          <w:rFonts w:cs="Trebuchet MS"/>
        </w:rPr>
        <w:lastRenderedPageBreak/>
        <w:t>Third party integration</w:t>
      </w:r>
      <w:bookmarkEnd w:id="71"/>
      <w:bookmarkEnd w:id="80"/>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81" w:name="_Toc514762920"/>
      <w:r>
        <w:br w:type="page"/>
      </w:r>
    </w:p>
    <w:p w:rsidR="00A1175C" w:rsidRPr="0071675C" w:rsidRDefault="00A1175C" w:rsidP="00BD2F2D">
      <w:pPr>
        <w:pStyle w:val="Heading1"/>
        <w:numPr>
          <w:ilvl w:val="0"/>
          <w:numId w:val="7"/>
        </w:numPr>
        <w:suppressAutoHyphens/>
        <w:spacing w:before="480" w:after="0" w:line="276" w:lineRule="auto"/>
      </w:pPr>
      <w:bookmarkStart w:id="82" w:name="_Toc2610480"/>
      <w:r w:rsidRPr="0071675C">
        <w:rPr>
          <w:rFonts w:cs="Trebuchet MS"/>
        </w:rPr>
        <w:lastRenderedPageBreak/>
        <w:t>Risks, Constraints, Limitations &amp; Issues</w:t>
      </w:r>
      <w:bookmarkEnd w:id="81"/>
      <w:bookmarkEnd w:id="82"/>
    </w:p>
    <w:p w:rsidR="00A1175C" w:rsidRPr="0071675C" w:rsidRDefault="00A1175C" w:rsidP="00BD2F2D">
      <w:pPr>
        <w:pStyle w:val="Heading2"/>
      </w:pPr>
      <w:bookmarkStart w:id="83" w:name="_Toc514762921"/>
      <w:bookmarkStart w:id="84" w:name="_Toc2610481"/>
      <w:r w:rsidRPr="0071675C">
        <w:t>Risks</w:t>
      </w:r>
      <w:bookmarkEnd w:id="83"/>
      <w:bookmarkEnd w:id="84"/>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85" w:name="_Toc514762922"/>
      <w:bookmarkStart w:id="86" w:name="_Toc2610482"/>
      <w:r w:rsidRPr="0071675C">
        <w:t>Constraints</w:t>
      </w:r>
      <w:bookmarkEnd w:id="85"/>
      <w:bookmarkEnd w:id="86"/>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87" w:name="_Toc514762923"/>
      <w:bookmarkStart w:id="88" w:name="_Toc2610483"/>
      <w:r w:rsidRPr="0071675C">
        <w:t>Limitations</w:t>
      </w:r>
      <w:bookmarkEnd w:id="87"/>
      <w:bookmarkEnd w:id="88"/>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89" w:name="_Toc514762924"/>
      <w:bookmarkStart w:id="90" w:name="_Toc2610484"/>
      <w:r w:rsidRPr="0071675C">
        <w:t>Issues</w:t>
      </w:r>
      <w:bookmarkEnd w:id="89"/>
      <w:bookmarkEnd w:id="90"/>
    </w:p>
    <w:p w:rsidR="00A1175C" w:rsidRDefault="00A1175C" w:rsidP="00D86845">
      <w:pPr>
        <w:ind w:left="576"/>
        <w:rPr>
          <w:rFonts w:ascii="Cambria" w:hAnsi="Cambria"/>
        </w:rPr>
      </w:pPr>
    </w:p>
    <w:p w:rsidR="00A1175C" w:rsidRDefault="00A1175C" w:rsidP="00BD2F2D">
      <w:pPr>
        <w:pStyle w:val="Heading2"/>
      </w:pPr>
      <w:bookmarkStart w:id="91" w:name="_Toc514762925"/>
      <w:bookmarkStart w:id="92" w:name="_Toc2610485"/>
      <w:r w:rsidRPr="0071675C">
        <w:t>Dependencies</w:t>
      </w:r>
      <w:bookmarkEnd w:id="91"/>
      <w:bookmarkEnd w:id="92"/>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A1175C" w:rsidRPr="0071675C" w:rsidRDefault="00A1175C" w:rsidP="00D86845">
      <w:pPr>
        <w:pStyle w:val="Heading1"/>
        <w:numPr>
          <w:ilvl w:val="0"/>
          <w:numId w:val="7"/>
        </w:numPr>
        <w:suppressAutoHyphens/>
        <w:spacing w:before="480" w:after="0" w:line="276" w:lineRule="auto"/>
      </w:pPr>
      <w:bookmarkStart w:id="93" w:name="_Toc514762926"/>
      <w:bookmarkStart w:id="94" w:name="_Toc2610486"/>
      <w:r w:rsidRPr="0071675C">
        <w:rPr>
          <w:rFonts w:cs="Trebuchet MS"/>
        </w:rPr>
        <w:t>Appendix</w:t>
      </w:r>
      <w:bookmarkEnd w:id="93"/>
      <w:bookmarkEnd w:id="94"/>
    </w:p>
    <w:p w:rsidR="00A1175C" w:rsidRDefault="00A1175C" w:rsidP="00BD2F2D">
      <w:pPr>
        <w:pStyle w:val="Heading2"/>
      </w:pPr>
      <w:bookmarkStart w:id="95" w:name="_Toc514762927"/>
      <w:bookmarkStart w:id="96" w:name="_Toc2610487"/>
      <w:r w:rsidRPr="0071675C">
        <w:t>Project Standards and Conventions</w:t>
      </w:r>
      <w:bookmarkEnd w:id="95"/>
      <w:bookmarkEnd w:id="96"/>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97" w:name="_Toc514762928"/>
      <w:bookmarkStart w:id="98" w:name="_Toc2610488"/>
      <w:r w:rsidRPr="0071675C">
        <w:t>Development</w:t>
      </w:r>
      <w:r w:rsidRPr="0071675C">
        <w:rPr>
          <w:rFonts w:eastAsia="Batang"/>
        </w:rPr>
        <w:t xml:space="preserve"> Environment Parameters</w:t>
      </w:r>
      <w:bookmarkEnd w:id="97"/>
      <w:bookmarkEnd w:id="98"/>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6B36A0" w:rsidRDefault="006B36A0">
      <w:r>
        <w:br w:type="page"/>
      </w:r>
    </w:p>
    <w:p w:rsidR="00A1175C" w:rsidRPr="0071675C" w:rsidRDefault="00A1175C" w:rsidP="00BD2F2D">
      <w:pPr>
        <w:pStyle w:val="Heading1"/>
        <w:numPr>
          <w:ilvl w:val="0"/>
          <w:numId w:val="7"/>
        </w:numPr>
        <w:suppressAutoHyphens/>
        <w:spacing w:before="480" w:after="0" w:line="276" w:lineRule="auto"/>
        <w:rPr>
          <w:rFonts w:cs="Trebuchet MS"/>
        </w:rPr>
      </w:pPr>
      <w:bookmarkStart w:id="99" w:name="_Toc514762933"/>
      <w:bookmarkStart w:id="100" w:name="_Toc2610489"/>
      <w:r w:rsidRPr="0071675C">
        <w:rPr>
          <w:rFonts w:cs="Trebuchet MS"/>
        </w:rPr>
        <w:lastRenderedPageBreak/>
        <w:t>Packaging and Installation Considerations</w:t>
      </w:r>
      <w:bookmarkEnd w:id="99"/>
      <w:bookmarkEnd w:id="100"/>
    </w:p>
    <w:p w:rsidR="00A1175C" w:rsidRPr="0071675C" w:rsidRDefault="00A1175C" w:rsidP="00D86845">
      <w:pPr>
        <w:ind w:left="432"/>
        <w:rPr>
          <w:rFonts w:ascii="Cambria" w:hAnsi="Cambria" w:cs="Trebuchet MS"/>
        </w:rPr>
      </w:pPr>
    </w:p>
    <w:p w:rsidR="007C6314" w:rsidRDefault="007C6314">
      <w:pPr>
        <w:rPr>
          <w:rFonts w:asciiTheme="majorHAnsi" w:eastAsiaTheme="majorEastAsia" w:hAnsiTheme="majorHAnsi" w:cs="Trebuchet MS"/>
          <w:b/>
          <w:bCs/>
          <w:color w:val="365F91" w:themeColor="accent1" w:themeShade="BF"/>
          <w:sz w:val="28"/>
          <w:szCs w:val="28"/>
        </w:rPr>
      </w:pPr>
      <w:bookmarkStart w:id="101" w:name="_Toc514762934"/>
      <w:r>
        <w:rPr>
          <w:rFonts w:cs="Trebuchet MS"/>
        </w:rPr>
        <w:br w:type="page"/>
      </w:r>
    </w:p>
    <w:p w:rsidR="00A1175C" w:rsidRPr="0071675C" w:rsidRDefault="00A1175C" w:rsidP="00BD2F2D">
      <w:pPr>
        <w:pStyle w:val="Heading1"/>
        <w:numPr>
          <w:ilvl w:val="0"/>
          <w:numId w:val="7"/>
        </w:numPr>
        <w:suppressAutoHyphens/>
        <w:spacing w:before="480" w:after="0" w:line="276" w:lineRule="auto"/>
        <w:rPr>
          <w:rFonts w:eastAsia="Trebuchet MS" w:cs="Trebuchet MS"/>
        </w:rPr>
      </w:pPr>
      <w:bookmarkStart w:id="102" w:name="_Toc2610490"/>
      <w:r w:rsidRPr="0071675C">
        <w:rPr>
          <w:rFonts w:cs="Trebuchet MS"/>
        </w:rPr>
        <w:lastRenderedPageBreak/>
        <w:t>Supplementary Information</w:t>
      </w:r>
      <w:bookmarkEnd w:id="101"/>
      <w:bookmarkEnd w:id="102"/>
    </w:p>
    <w:p w:rsidR="00B51C19" w:rsidRPr="0074237E" w:rsidRDefault="00B51C19" w:rsidP="00D86845">
      <w:pPr>
        <w:pStyle w:val="Heading1"/>
        <w:numPr>
          <w:ilvl w:val="0"/>
          <w:numId w:val="0"/>
        </w:numPr>
        <w:spacing w:line="276" w:lineRule="auto"/>
      </w:pPr>
    </w:p>
    <w:sectPr w:rsidR="00B51C19" w:rsidRPr="0074237E" w:rsidSect="002C08EE">
      <w:headerReference w:type="default" r:id="rId41"/>
      <w:footerReference w:type="default" r:id="rId42"/>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7A7" w:rsidRDefault="002C67A7" w:rsidP="00C631C9">
      <w:pPr>
        <w:spacing w:after="0" w:line="240" w:lineRule="auto"/>
      </w:pPr>
      <w:r>
        <w:separator/>
      </w:r>
    </w:p>
  </w:endnote>
  <w:endnote w:type="continuationSeparator" w:id="0">
    <w:p w:rsidR="002C67A7" w:rsidRDefault="002C67A7"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8E496D" w:rsidRDefault="00F257AC"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6A656D">
      <w:rPr>
        <w:rFonts w:asciiTheme="majorHAnsi" w:hAnsiTheme="majorHAnsi"/>
        <w:noProof/>
      </w:rPr>
      <w:t>45</w:t>
    </w:r>
    <w:r w:rsidRPr="009D3366">
      <w:rPr>
        <w:rFonts w:asciiTheme="majorHAnsi" w:hAnsiTheme="majorHAnsi"/>
        <w:noProof/>
      </w:rPr>
      <w:fldChar w:fldCharType="end"/>
    </w:r>
  </w:p>
  <w:p w:rsidR="00F257AC" w:rsidRDefault="00F25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7A7" w:rsidRDefault="002C67A7" w:rsidP="00C631C9">
      <w:pPr>
        <w:spacing w:after="0" w:line="240" w:lineRule="auto"/>
      </w:pPr>
      <w:r>
        <w:separator/>
      </w:r>
    </w:p>
  </w:footnote>
  <w:footnote w:type="continuationSeparator" w:id="0">
    <w:p w:rsidR="002C67A7" w:rsidRDefault="002C67A7"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Default="00F257AC"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00290A8C" wp14:editId="0956F0C0">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6">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7">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19">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3">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5">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6">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29">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2">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4">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5">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6">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7">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8">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39">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3">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4">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5">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6">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8">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0">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2">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4">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6">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8">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59">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0">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3">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4">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7">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5">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8">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79">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1">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4">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5">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6">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0">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3">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6">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7">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0">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3">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5">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6">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09">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0">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1">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2">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3">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5">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6">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7">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8">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1">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2">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3">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6">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8">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0">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1">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2">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4">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7">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39">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2">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4">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6">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7">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8">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1">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5">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6">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59">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0">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4">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5">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7">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8">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1">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2">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3">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4">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5">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6">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8">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4">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7">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1">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2">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3">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6">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7">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199">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2">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6">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8">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3">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6">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7">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0">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1">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2">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5">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7">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8">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9">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3">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4">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6">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1">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0"/>
  </w:num>
  <w:num w:numId="2">
    <w:abstractNumId w:val="141"/>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2"/>
  </w:num>
  <w:num w:numId="5">
    <w:abstractNumId w:val="225"/>
  </w:num>
  <w:num w:numId="6">
    <w:abstractNumId w:val="203"/>
  </w:num>
  <w:num w:numId="7">
    <w:abstractNumId w:val="1"/>
  </w:num>
  <w:num w:numId="8">
    <w:abstractNumId w:val="2"/>
  </w:num>
  <w:num w:numId="9">
    <w:abstractNumId w:val="81"/>
  </w:num>
  <w:num w:numId="10">
    <w:abstractNumId w:val="172"/>
  </w:num>
  <w:num w:numId="11">
    <w:abstractNumId w:val="58"/>
  </w:num>
  <w:num w:numId="12">
    <w:abstractNumId w:val="175"/>
  </w:num>
  <w:num w:numId="13">
    <w:abstractNumId w:val="79"/>
  </w:num>
  <w:num w:numId="14">
    <w:abstractNumId w:val="234"/>
  </w:num>
  <w:num w:numId="15">
    <w:abstractNumId w:val="94"/>
  </w:num>
  <w:num w:numId="16">
    <w:abstractNumId w:val="178"/>
  </w:num>
  <w:num w:numId="17">
    <w:abstractNumId w:val="193"/>
  </w:num>
  <w:num w:numId="18">
    <w:abstractNumId w:val="132"/>
  </w:num>
  <w:num w:numId="19">
    <w:abstractNumId w:val="66"/>
  </w:num>
  <w:num w:numId="20">
    <w:abstractNumId w:val="194"/>
  </w:num>
  <w:num w:numId="21">
    <w:abstractNumId w:val="236"/>
  </w:num>
  <w:num w:numId="22">
    <w:abstractNumId w:val="188"/>
  </w:num>
  <w:num w:numId="23">
    <w:abstractNumId w:val="63"/>
  </w:num>
  <w:num w:numId="24">
    <w:abstractNumId w:val="19"/>
  </w:num>
  <w:num w:numId="25">
    <w:abstractNumId w:val="223"/>
  </w:num>
  <w:num w:numId="26">
    <w:abstractNumId w:val="152"/>
  </w:num>
  <w:num w:numId="27">
    <w:abstractNumId w:val="242"/>
  </w:num>
  <w:num w:numId="28">
    <w:abstractNumId w:val="54"/>
  </w:num>
  <w:num w:numId="29">
    <w:abstractNumId w:val="231"/>
  </w:num>
  <w:num w:numId="30">
    <w:abstractNumId w:val="189"/>
  </w:num>
  <w:num w:numId="31">
    <w:abstractNumId w:val="240"/>
  </w:num>
  <w:num w:numId="32">
    <w:abstractNumId w:val="131"/>
  </w:num>
  <w:num w:numId="33">
    <w:abstractNumId w:val="48"/>
  </w:num>
  <w:num w:numId="34">
    <w:abstractNumId w:val="38"/>
  </w:num>
  <w:num w:numId="35">
    <w:abstractNumId w:val="168"/>
  </w:num>
  <w:num w:numId="36">
    <w:abstractNumId w:val="179"/>
  </w:num>
  <w:num w:numId="37">
    <w:abstractNumId w:val="151"/>
  </w:num>
  <w:num w:numId="38">
    <w:abstractNumId w:val="7"/>
  </w:num>
  <w:num w:numId="39">
    <w:abstractNumId w:val="144"/>
  </w:num>
  <w:num w:numId="40">
    <w:abstractNumId w:val="70"/>
  </w:num>
  <w:num w:numId="41">
    <w:abstractNumId w:val="210"/>
  </w:num>
  <w:num w:numId="42">
    <w:abstractNumId w:val="123"/>
  </w:num>
  <w:num w:numId="43">
    <w:abstractNumId w:val="78"/>
  </w:num>
  <w:num w:numId="44">
    <w:abstractNumId w:val="176"/>
  </w:num>
  <w:num w:numId="45">
    <w:abstractNumId w:val="212"/>
  </w:num>
  <w:num w:numId="46">
    <w:abstractNumId w:val="208"/>
  </w:num>
  <w:num w:numId="47">
    <w:abstractNumId w:val="170"/>
  </w:num>
  <w:num w:numId="48">
    <w:abstractNumId w:val="184"/>
  </w:num>
  <w:num w:numId="49">
    <w:abstractNumId w:val="214"/>
  </w:num>
  <w:num w:numId="50">
    <w:abstractNumId w:val="230"/>
  </w:num>
  <w:num w:numId="51">
    <w:abstractNumId w:val="20"/>
  </w:num>
  <w:num w:numId="52">
    <w:abstractNumId w:val="92"/>
  </w:num>
  <w:num w:numId="53">
    <w:abstractNumId w:val="33"/>
  </w:num>
  <w:num w:numId="54">
    <w:abstractNumId w:val="145"/>
  </w:num>
  <w:num w:numId="55">
    <w:abstractNumId w:val="204"/>
  </w:num>
  <w:num w:numId="56">
    <w:abstractNumId w:val="190"/>
  </w:num>
  <w:num w:numId="57">
    <w:abstractNumId w:val="211"/>
  </w:num>
  <w:num w:numId="58">
    <w:abstractNumId w:val="243"/>
  </w:num>
  <w:num w:numId="59">
    <w:abstractNumId w:val="148"/>
  </w:num>
  <w:num w:numId="60">
    <w:abstractNumId w:val="109"/>
  </w:num>
  <w:num w:numId="61">
    <w:abstractNumId w:val="34"/>
  </w:num>
  <w:num w:numId="62">
    <w:abstractNumId w:val="47"/>
  </w:num>
  <w:num w:numId="63">
    <w:abstractNumId w:val="124"/>
  </w:num>
  <w:num w:numId="64">
    <w:abstractNumId w:val="30"/>
  </w:num>
  <w:num w:numId="65">
    <w:abstractNumId w:val="128"/>
  </w:num>
  <w:num w:numId="66">
    <w:abstractNumId w:val="137"/>
  </w:num>
  <w:num w:numId="67">
    <w:abstractNumId w:val="197"/>
  </w:num>
  <w:num w:numId="68">
    <w:abstractNumId w:val="97"/>
  </w:num>
  <w:num w:numId="69">
    <w:abstractNumId w:val="90"/>
  </w:num>
  <w:num w:numId="70">
    <w:abstractNumId w:val="185"/>
  </w:num>
  <w:num w:numId="71">
    <w:abstractNumId w:val="91"/>
  </w:num>
  <w:num w:numId="72">
    <w:abstractNumId w:val="228"/>
  </w:num>
  <w:num w:numId="73">
    <w:abstractNumId w:val="134"/>
  </w:num>
  <w:num w:numId="74">
    <w:abstractNumId w:val="82"/>
  </w:num>
  <w:num w:numId="75">
    <w:abstractNumId w:val="93"/>
  </w:num>
  <w:num w:numId="76">
    <w:abstractNumId w:val="101"/>
  </w:num>
  <w:num w:numId="77">
    <w:abstractNumId w:val="202"/>
  </w:num>
  <w:num w:numId="78">
    <w:abstractNumId w:val="126"/>
  </w:num>
  <w:num w:numId="79">
    <w:abstractNumId w:val="182"/>
  </w:num>
  <w:num w:numId="80">
    <w:abstractNumId w:val="103"/>
  </w:num>
  <w:num w:numId="81">
    <w:abstractNumId w:val="161"/>
  </w:num>
  <w:num w:numId="82">
    <w:abstractNumId w:val="26"/>
  </w:num>
  <w:num w:numId="83">
    <w:abstractNumId w:val="135"/>
  </w:num>
  <w:num w:numId="84">
    <w:abstractNumId w:val="86"/>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num>
  <w:num w:numId="87">
    <w:abstractNumId w:val="67"/>
  </w:num>
  <w:num w:numId="88">
    <w:abstractNumId w:val="209"/>
  </w:num>
  <w:num w:numId="89">
    <w:abstractNumId w:val="65"/>
  </w:num>
  <w:num w:numId="90">
    <w:abstractNumId w:val="11"/>
  </w:num>
  <w:num w:numId="91">
    <w:abstractNumId w:val="68"/>
  </w:num>
  <w:num w:numId="92">
    <w:abstractNumId w:val="71"/>
  </w:num>
  <w:num w:numId="93">
    <w:abstractNumId w:val="229"/>
  </w:num>
  <w:num w:numId="94">
    <w:abstractNumId w:val="8"/>
  </w:num>
  <w:num w:numId="95">
    <w:abstractNumId w:val="199"/>
  </w:num>
  <w:num w:numId="96">
    <w:abstractNumId w:val="17"/>
  </w:num>
  <w:num w:numId="97">
    <w:abstractNumId w:val="149"/>
  </w:num>
  <w:num w:numId="98">
    <w:abstractNumId w:val="165"/>
  </w:num>
  <w:num w:numId="99">
    <w:abstractNumId w:val="119"/>
  </w:num>
  <w:num w:numId="100">
    <w:abstractNumId w:val="39"/>
  </w:num>
  <w:num w:numId="101">
    <w:abstractNumId w:val="113"/>
  </w:num>
  <w:num w:numId="102">
    <w:abstractNumId w:val="61"/>
  </w:num>
  <w:num w:numId="103">
    <w:abstractNumId w:val="162"/>
  </w:num>
  <w:num w:numId="104">
    <w:abstractNumId w:val="107"/>
  </w:num>
  <w:num w:numId="105">
    <w:abstractNumId w:val="237"/>
  </w:num>
  <w:num w:numId="106">
    <w:abstractNumId w:val="1"/>
  </w:num>
  <w:num w:numId="107">
    <w:abstractNumId w:val="1"/>
  </w:num>
  <w:num w:numId="108">
    <w:abstractNumId w:val="1"/>
  </w:num>
  <w:num w:numId="109">
    <w:abstractNumId w:val="157"/>
  </w:num>
  <w:num w:numId="110">
    <w:abstractNumId w:val="98"/>
  </w:num>
  <w:num w:numId="111">
    <w:abstractNumId w:val="100"/>
  </w:num>
  <w:num w:numId="112">
    <w:abstractNumId w:val="218"/>
  </w:num>
  <w:num w:numId="113">
    <w:abstractNumId w:val="142"/>
  </w:num>
  <w:num w:numId="114">
    <w:abstractNumId w:val="141"/>
  </w:num>
  <w:num w:numId="115">
    <w:abstractNumId w:val="76"/>
  </w:num>
  <w:num w:numId="116">
    <w:abstractNumId w:val="141"/>
  </w:num>
  <w:num w:numId="117">
    <w:abstractNumId w:val="72"/>
  </w:num>
  <w:num w:numId="118">
    <w:abstractNumId w:val="187"/>
  </w:num>
  <w:num w:numId="119">
    <w:abstractNumId w:val="200"/>
  </w:num>
  <w:num w:numId="120">
    <w:abstractNumId w:val="75"/>
  </w:num>
  <w:num w:numId="121">
    <w:abstractNumId w:val="222"/>
  </w:num>
  <w:num w:numId="122">
    <w:abstractNumId w:val="4"/>
  </w:num>
  <w:num w:numId="123">
    <w:abstractNumId w:val="141"/>
  </w:num>
  <w:num w:numId="124">
    <w:abstractNumId w:val="23"/>
  </w:num>
  <w:num w:numId="125">
    <w:abstractNumId w:val="139"/>
    <w:lvlOverride w:ilvl="0">
      <w:startOverride w:val="1"/>
    </w:lvlOverride>
    <w:lvlOverride w:ilvl="1"/>
    <w:lvlOverride w:ilvl="2"/>
    <w:lvlOverride w:ilvl="3"/>
    <w:lvlOverride w:ilvl="4"/>
    <w:lvlOverride w:ilvl="5"/>
    <w:lvlOverride w:ilvl="6"/>
    <w:lvlOverride w:ilvl="7"/>
    <w:lvlOverride w:ilvl="8"/>
  </w:num>
  <w:num w:numId="126">
    <w:abstractNumId w:val="139"/>
  </w:num>
  <w:num w:numId="127">
    <w:abstractNumId w:val="239"/>
  </w:num>
  <w:num w:numId="128">
    <w:abstractNumId w:val="6"/>
  </w:num>
  <w:num w:numId="129">
    <w:abstractNumId w:val="156"/>
  </w:num>
  <w:num w:numId="130">
    <w:abstractNumId w:val="64"/>
  </w:num>
  <w:num w:numId="131">
    <w:abstractNumId w:val="46"/>
  </w:num>
  <w:num w:numId="132">
    <w:abstractNumId w:val="180"/>
  </w:num>
  <w:num w:numId="133">
    <w:abstractNumId w:val="181"/>
  </w:num>
  <w:num w:numId="134">
    <w:abstractNumId w:val="141"/>
  </w:num>
  <w:num w:numId="135">
    <w:abstractNumId w:val="169"/>
  </w:num>
  <w:num w:numId="136">
    <w:abstractNumId w:val="141"/>
  </w:num>
  <w:num w:numId="137">
    <w:abstractNumId w:val="141"/>
  </w:num>
  <w:num w:numId="138">
    <w:abstractNumId w:val="141"/>
  </w:num>
  <w:num w:numId="139">
    <w:abstractNumId w:val="141"/>
  </w:num>
  <w:num w:numId="140">
    <w:abstractNumId w:val="141"/>
  </w:num>
  <w:num w:numId="141">
    <w:abstractNumId w:val="102"/>
  </w:num>
  <w:num w:numId="142">
    <w:abstractNumId w:val="186"/>
  </w:num>
  <w:num w:numId="143">
    <w:abstractNumId w:val="108"/>
  </w:num>
  <w:num w:numId="144">
    <w:abstractNumId w:val="73"/>
  </w:num>
  <w:num w:numId="145">
    <w:abstractNumId w:val="140"/>
  </w:num>
  <w:num w:numId="146">
    <w:abstractNumId w:val="141"/>
  </w:num>
  <w:num w:numId="147">
    <w:abstractNumId w:val="160"/>
  </w:num>
  <w:num w:numId="148">
    <w:abstractNumId w:val="217"/>
  </w:num>
  <w:num w:numId="149">
    <w:abstractNumId w:val="41"/>
  </w:num>
  <w:num w:numId="150">
    <w:abstractNumId w:val="118"/>
  </w:num>
  <w:num w:numId="151">
    <w:abstractNumId w:val="216"/>
  </w:num>
  <w:num w:numId="152">
    <w:abstractNumId w:val="127"/>
  </w:num>
  <w:num w:numId="153">
    <w:abstractNumId w:val="50"/>
  </w:num>
  <w:num w:numId="154">
    <w:abstractNumId w:val="32"/>
  </w:num>
  <w:num w:numId="155">
    <w:abstractNumId w:val="1"/>
  </w:num>
  <w:num w:numId="156">
    <w:abstractNumId w:val="27"/>
  </w:num>
  <w:num w:numId="157">
    <w:abstractNumId w:val="1"/>
  </w:num>
  <w:num w:numId="158">
    <w:abstractNumId w:val="69"/>
  </w:num>
  <w:num w:numId="159">
    <w:abstractNumId w:val="88"/>
  </w:num>
  <w:num w:numId="160">
    <w:abstractNumId w:val="87"/>
  </w:num>
  <w:num w:numId="161">
    <w:abstractNumId w:val="21"/>
  </w:num>
  <w:num w:numId="162">
    <w:abstractNumId w:val="60"/>
  </w:num>
  <w:num w:numId="163">
    <w:abstractNumId w:val="29"/>
  </w:num>
  <w:num w:numId="164">
    <w:abstractNumId w:val="106"/>
  </w:num>
  <w:num w:numId="165">
    <w:abstractNumId w:val="153"/>
  </w:num>
  <w:num w:numId="166">
    <w:abstractNumId w:val="52"/>
  </w:num>
  <w:num w:numId="167">
    <w:abstractNumId w:val="40"/>
  </w:num>
  <w:num w:numId="168">
    <w:abstractNumId w:val="241"/>
  </w:num>
  <w:num w:numId="169">
    <w:abstractNumId w:val="213"/>
  </w:num>
  <w:num w:numId="170">
    <w:abstractNumId w:val="115"/>
  </w:num>
  <w:num w:numId="171">
    <w:abstractNumId w:val="120"/>
  </w:num>
  <w:num w:numId="172">
    <w:abstractNumId w:val="147"/>
  </w:num>
  <w:num w:numId="173">
    <w:abstractNumId w:val="177"/>
  </w:num>
  <w:num w:numId="174">
    <w:abstractNumId w:val="141"/>
  </w:num>
  <w:num w:numId="175">
    <w:abstractNumId w:val="141"/>
  </w:num>
  <w:num w:numId="176">
    <w:abstractNumId w:val="141"/>
  </w:num>
  <w:num w:numId="177">
    <w:abstractNumId w:val="141"/>
  </w:num>
  <w:num w:numId="178">
    <w:abstractNumId w:val="141"/>
  </w:num>
  <w:num w:numId="179">
    <w:abstractNumId w:val="53"/>
  </w:num>
  <w:num w:numId="180">
    <w:abstractNumId w:val="207"/>
  </w:num>
  <w:num w:numId="181">
    <w:abstractNumId w:val="219"/>
  </w:num>
  <w:num w:numId="182">
    <w:abstractNumId w:val="167"/>
  </w:num>
  <w:num w:numId="183">
    <w:abstractNumId w:val="150"/>
  </w:num>
  <w:num w:numId="184">
    <w:abstractNumId w:val="110"/>
  </w:num>
  <w:num w:numId="185">
    <w:abstractNumId w:val="227"/>
  </w:num>
  <w:num w:numId="186">
    <w:abstractNumId w:val="74"/>
  </w:num>
  <w:num w:numId="187">
    <w:abstractNumId w:val="22"/>
  </w:num>
  <w:num w:numId="188">
    <w:abstractNumId w:val="16"/>
  </w:num>
  <w:num w:numId="189">
    <w:abstractNumId w:val="235"/>
  </w:num>
  <w:num w:numId="190">
    <w:abstractNumId w:val="116"/>
  </w:num>
  <w:num w:numId="191">
    <w:abstractNumId w:val="114"/>
  </w:num>
  <w:num w:numId="192">
    <w:abstractNumId w:val="96"/>
  </w:num>
  <w:num w:numId="193">
    <w:abstractNumId w:val="49"/>
  </w:num>
  <w:num w:numId="194">
    <w:abstractNumId w:val="173"/>
  </w:num>
  <w:num w:numId="195">
    <w:abstractNumId w:val="171"/>
  </w:num>
  <w:num w:numId="196">
    <w:abstractNumId w:val="85"/>
  </w:num>
  <w:num w:numId="197">
    <w:abstractNumId w:val="122"/>
  </w:num>
  <w:num w:numId="198">
    <w:abstractNumId w:val="183"/>
  </w:num>
  <w:num w:numId="199">
    <w:abstractNumId w:val="10"/>
  </w:num>
  <w:num w:numId="200">
    <w:abstractNumId w:val="84"/>
  </w:num>
  <w:num w:numId="201">
    <w:abstractNumId w:val="36"/>
  </w:num>
  <w:num w:numId="202">
    <w:abstractNumId w:val="198"/>
  </w:num>
  <w:num w:numId="203">
    <w:abstractNumId w:val="191"/>
  </w:num>
  <w:num w:numId="204">
    <w:abstractNumId w:val="159"/>
  </w:num>
  <w:num w:numId="205">
    <w:abstractNumId w:val="95"/>
  </w:num>
  <w:num w:numId="206">
    <w:abstractNumId w:val="57"/>
  </w:num>
  <w:num w:numId="207">
    <w:abstractNumId w:val="163"/>
  </w:num>
  <w:num w:numId="208">
    <w:abstractNumId w:val="15"/>
  </w:num>
  <w:num w:numId="209">
    <w:abstractNumId w:val="166"/>
  </w:num>
  <w:num w:numId="210">
    <w:abstractNumId w:val="37"/>
  </w:num>
  <w:num w:numId="211">
    <w:abstractNumId w:val="31"/>
  </w:num>
  <w:num w:numId="212">
    <w:abstractNumId w:val="77"/>
  </w:num>
  <w:num w:numId="213">
    <w:abstractNumId w:val="51"/>
  </w:num>
  <w:num w:numId="214">
    <w:abstractNumId w:val="3"/>
  </w:num>
  <w:num w:numId="215">
    <w:abstractNumId w:val="55"/>
  </w:num>
  <w:num w:numId="216">
    <w:abstractNumId w:val="244"/>
  </w:num>
  <w:num w:numId="217">
    <w:abstractNumId w:val="18"/>
  </w:num>
  <w:num w:numId="218">
    <w:abstractNumId w:val="129"/>
  </w:num>
  <w:num w:numId="219">
    <w:abstractNumId w:val="80"/>
  </w:num>
  <w:num w:numId="220">
    <w:abstractNumId w:val="192"/>
  </w:num>
  <w:num w:numId="221">
    <w:abstractNumId w:val="133"/>
  </w:num>
  <w:num w:numId="222">
    <w:abstractNumId w:val="35"/>
  </w:num>
  <w:num w:numId="223">
    <w:abstractNumId w:val="25"/>
  </w:num>
  <w:num w:numId="224">
    <w:abstractNumId w:val="195"/>
  </w:num>
  <w:num w:numId="225">
    <w:abstractNumId w:val="9"/>
  </w:num>
  <w:num w:numId="226">
    <w:abstractNumId w:val="143"/>
  </w:num>
  <w:num w:numId="227">
    <w:abstractNumId w:val="104"/>
  </w:num>
  <w:num w:numId="228">
    <w:abstractNumId w:val="220"/>
  </w:num>
  <w:num w:numId="229">
    <w:abstractNumId w:val="43"/>
  </w:num>
  <w:num w:numId="230">
    <w:abstractNumId w:val="164"/>
  </w:num>
  <w:num w:numId="231">
    <w:abstractNumId w:val="130"/>
  </w:num>
  <w:num w:numId="232">
    <w:abstractNumId w:val="5"/>
  </w:num>
  <w:num w:numId="233">
    <w:abstractNumId w:val="12"/>
  </w:num>
  <w:num w:numId="234">
    <w:abstractNumId w:val="42"/>
  </w:num>
  <w:num w:numId="235">
    <w:abstractNumId w:val="62"/>
  </w:num>
  <w:num w:numId="236">
    <w:abstractNumId w:val="136"/>
  </w:num>
  <w:num w:numId="237">
    <w:abstractNumId w:val="117"/>
  </w:num>
  <w:num w:numId="238">
    <w:abstractNumId w:val="205"/>
  </w:num>
  <w:num w:numId="239">
    <w:abstractNumId w:val="83"/>
  </w:num>
  <w:num w:numId="240">
    <w:abstractNumId w:val="221"/>
  </w:num>
  <w:num w:numId="241">
    <w:abstractNumId w:val="196"/>
  </w:num>
  <w:num w:numId="242">
    <w:abstractNumId w:val="226"/>
  </w:num>
  <w:num w:numId="243">
    <w:abstractNumId w:val="138"/>
  </w:num>
  <w:num w:numId="244">
    <w:abstractNumId w:val="224"/>
  </w:num>
  <w:num w:numId="245">
    <w:abstractNumId w:val="89"/>
  </w:num>
  <w:num w:numId="246">
    <w:abstractNumId w:val="121"/>
  </w:num>
  <w:num w:numId="247">
    <w:abstractNumId w:val="158"/>
  </w:num>
  <w:num w:numId="248">
    <w:abstractNumId w:val="28"/>
  </w:num>
  <w:num w:numId="249">
    <w:abstractNumId w:val="233"/>
  </w:num>
  <w:num w:numId="250">
    <w:abstractNumId w:val="146"/>
  </w:num>
  <w:num w:numId="251">
    <w:abstractNumId w:val="215"/>
  </w:num>
  <w:num w:numId="252">
    <w:abstractNumId w:val="59"/>
  </w:num>
  <w:num w:numId="253">
    <w:abstractNumId w:val="111"/>
  </w:num>
  <w:num w:numId="254">
    <w:abstractNumId w:val="44"/>
  </w:num>
  <w:num w:numId="255">
    <w:abstractNumId w:val="154"/>
  </w:num>
  <w:num w:numId="256">
    <w:abstractNumId w:val="105"/>
  </w:num>
  <w:num w:numId="257">
    <w:abstractNumId w:val="155"/>
  </w:num>
  <w:num w:numId="258">
    <w:abstractNumId w:val="174"/>
  </w:num>
  <w:num w:numId="259">
    <w:abstractNumId w:val="238"/>
  </w:num>
  <w:num w:numId="260">
    <w:abstractNumId w:val="206"/>
  </w:num>
  <w:num w:numId="261">
    <w:abstractNumId w:val="232"/>
  </w:num>
  <w:num w:numId="262">
    <w:abstractNumId w:val="141"/>
  </w:num>
  <w:num w:numId="263">
    <w:abstractNumId w:val="201"/>
  </w:num>
  <w:num w:numId="264">
    <w:abstractNumId w:val="141"/>
  </w:num>
  <w:num w:numId="265">
    <w:abstractNumId w:val="24"/>
  </w:num>
  <w:num w:numId="266">
    <w:abstractNumId w:val="141"/>
  </w:num>
  <w:num w:numId="267">
    <w:abstractNumId w:val="125"/>
  </w:num>
  <w:num w:numId="268">
    <w:abstractNumId w:val="141"/>
  </w:num>
  <w:num w:numId="269">
    <w:abstractNumId w:val="141"/>
  </w:num>
  <w:num w:numId="270">
    <w:abstractNumId w:val="141"/>
  </w:num>
  <w:num w:numId="271">
    <w:abstractNumId w:val="141"/>
  </w:num>
  <w:num w:numId="272">
    <w:abstractNumId w:val="141"/>
  </w:num>
  <w:num w:numId="273">
    <w:abstractNumId w:val="99"/>
  </w:num>
  <w:num w:numId="274">
    <w:abstractNumId w:val="141"/>
  </w:num>
  <w:num w:numId="275">
    <w:abstractNumId w:val="141"/>
  </w:num>
  <w:num w:numId="276">
    <w:abstractNumId w:val="141"/>
  </w:num>
  <w:num w:numId="277">
    <w:abstractNumId w:val="141"/>
  </w:num>
  <w:num w:numId="278">
    <w:abstractNumId w:val="141"/>
  </w:num>
  <w:num w:numId="279">
    <w:abstractNumId w:val="141"/>
  </w:num>
  <w:num w:numId="280">
    <w:abstractNumId w:val="141"/>
  </w:num>
  <w:num w:numId="281">
    <w:abstractNumId w:val="141"/>
  </w:num>
  <w:num w:numId="282">
    <w:abstractNumId w:val="45"/>
  </w:num>
  <w:num w:numId="283">
    <w:abstractNumId w:val="56"/>
  </w:num>
  <w:numIdMacAtCleanup w:val="28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armendra Kumar Singh">
    <w15:presenceInfo w15:providerId="AD" w15:userId="S-1-5-21-4225488271-2076707849-1433065933-63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552C"/>
    <w:rsid w:val="0001632E"/>
    <w:rsid w:val="000179FB"/>
    <w:rsid w:val="000205FE"/>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90D41"/>
    <w:rsid w:val="0019118D"/>
    <w:rsid w:val="00191240"/>
    <w:rsid w:val="00191D84"/>
    <w:rsid w:val="00191E0D"/>
    <w:rsid w:val="00192823"/>
    <w:rsid w:val="00192BF0"/>
    <w:rsid w:val="00193394"/>
    <w:rsid w:val="001938A4"/>
    <w:rsid w:val="00193AB5"/>
    <w:rsid w:val="00194C74"/>
    <w:rsid w:val="00194F49"/>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1AA0"/>
    <w:rsid w:val="001C1C96"/>
    <w:rsid w:val="001C304D"/>
    <w:rsid w:val="001C3BF3"/>
    <w:rsid w:val="001C43D1"/>
    <w:rsid w:val="001C51E3"/>
    <w:rsid w:val="001C63BE"/>
    <w:rsid w:val="001C65C4"/>
    <w:rsid w:val="001C681D"/>
    <w:rsid w:val="001C703A"/>
    <w:rsid w:val="001C72DE"/>
    <w:rsid w:val="001C7CC4"/>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7A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6DC"/>
    <w:rsid w:val="00347550"/>
    <w:rsid w:val="00347A2D"/>
    <w:rsid w:val="00353A4B"/>
    <w:rsid w:val="00353D44"/>
    <w:rsid w:val="003554D7"/>
    <w:rsid w:val="00355DBF"/>
    <w:rsid w:val="00356AC9"/>
    <w:rsid w:val="00357005"/>
    <w:rsid w:val="003571FE"/>
    <w:rsid w:val="00357C62"/>
    <w:rsid w:val="00360B40"/>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71D6"/>
    <w:rsid w:val="003B7A54"/>
    <w:rsid w:val="003C0DC5"/>
    <w:rsid w:val="003C1510"/>
    <w:rsid w:val="003C15F7"/>
    <w:rsid w:val="003C19A0"/>
    <w:rsid w:val="003C2167"/>
    <w:rsid w:val="003C27AB"/>
    <w:rsid w:val="003C282A"/>
    <w:rsid w:val="003C3033"/>
    <w:rsid w:val="003C340F"/>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68D8"/>
    <w:rsid w:val="004B75F2"/>
    <w:rsid w:val="004B790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890"/>
    <w:rsid w:val="00661C7F"/>
    <w:rsid w:val="006626B8"/>
    <w:rsid w:val="006626EB"/>
    <w:rsid w:val="00662D06"/>
    <w:rsid w:val="00664334"/>
    <w:rsid w:val="0066523B"/>
    <w:rsid w:val="006653F8"/>
    <w:rsid w:val="006701C3"/>
    <w:rsid w:val="00671B93"/>
    <w:rsid w:val="00672870"/>
    <w:rsid w:val="00672949"/>
    <w:rsid w:val="00672ABF"/>
    <w:rsid w:val="00673864"/>
    <w:rsid w:val="00674B45"/>
    <w:rsid w:val="00674D16"/>
    <w:rsid w:val="006757CE"/>
    <w:rsid w:val="00675BE9"/>
    <w:rsid w:val="00677001"/>
    <w:rsid w:val="00677933"/>
    <w:rsid w:val="0068244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B0DFE"/>
    <w:rsid w:val="008B0FE2"/>
    <w:rsid w:val="008B1627"/>
    <w:rsid w:val="008B173C"/>
    <w:rsid w:val="008B2178"/>
    <w:rsid w:val="008B2634"/>
    <w:rsid w:val="008B4579"/>
    <w:rsid w:val="008B4D91"/>
    <w:rsid w:val="008B4D9E"/>
    <w:rsid w:val="008B511A"/>
    <w:rsid w:val="008B51AC"/>
    <w:rsid w:val="008B57D3"/>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11D0"/>
    <w:rsid w:val="00A912D5"/>
    <w:rsid w:val="00A91789"/>
    <w:rsid w:val="00A925A8"/>
    <w:rsid w:val="00A92BE1"/>
    <w:rsid w:val="00A92EA9"/>
    <w:rsid w:val="00A9362D"/>
    <w:rsid w:val="00A94421"/>
    <w:rsid w:val="00A94645"/>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D03"/>
    <w:rsid w:val="00B8038B"/>
    <w:rsid w:val="00B80D77"/>
    <w:rsid w:val="00B80DCB"/>
    <w:rsid w:val="00B81D84"/>
    <w:rsid w:val="00B8260A"/>
    <w:rsid w:val="00B83688"/>
    <w:rsid w:val="00B8370B"/>
    <w:rsid w:val="00B83C7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D31"/>
    <w:rsid w:val="00DD3D5B"/>
    <w:rsid w:val="00DD410E"/>
    <w:rsid w:val="00DD41B0"/>
    <w:rsid w:val="00DD41EF"/>
    <w:rsid w:val="00DD43BD"/>
    <w:rsid w:val="00DD4564"/>
    <w:rsid w:val="00DD583E"/>
    <w:rsid w:val="00DD5E16"/>
    <w:rsid w:val="00DD5F96"/>
    <w:rsid w:val="00DD7039"/>
    <w:rsid w:val="00DD70F5"/>
    <w:rsid w:val="00DE044A"/>
    <w:rsid w:val="00DE09C7"/>
    <w:rsid w:val="00DE12A7"/>
    <w:rsid w:val="00DE2010"/>
    <w:rsid w:val="00DE2D03"/>
    <w:rsid w:val="00DE3232"/>
    <w:rsid w:val="00DE36C6"/>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core/Injectable"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hyperlink" Target="https://angular.io/api/router/Router" TargetMode="External"/><Relationship Id="rId33" Type="http://schemas.openxmlformats.org/officeDocument/2006/relationships/image" Target="media/image20.png"/><Relationship Id="rId38" Type="http://schemas.openxmlformats.org/officeDocument/2006/relationships/image" Target="media/image25.png"/><Relationship Id="rId46" Type="http://schemas.microsoft.com/office/2016/09/relationships/commentsIds" Target="commentsIds.xml"/><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F249BA-5ACE-4DF0-9D18-0CDD71DC1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5975</TotalTime>
  <Pages>49</Pages>
  <Words>5082</Words>
  <Characters>28970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568</cp:revision>
  <cp:lastPrinted>2017-05-19T09:34:00Z</cp:lastPrinted>
  <dcterms:created xsi:type="dcterms:W3CDTF">2018-07-13T12:28:00Z</dcterms:created>
  <dcterms:modified xsi:type="dcterms:W3CDTF">2019-03-04T11:19:00Z</dcterms:modified>
</cp:coreProperties>
</file>