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F35" w:rsidRPr="00050FA4" w:rsidRDefault="007B6F35" w:rsidP="00D86845">
      <w:pPr>
        <w:pStyle w:val="Title"/>
        <w:pBdr>
          <w:bottom w:val="none" w:sz="0" w:space="0" w:color="auto"/>
        </w:pBdr>
        <w:tabs>
          <w:tab w:val="left" w:pos="630"/>
          <w:tab w:val="left" w:pos="3600"/>
        </w:tabs>
        <w:spacing w:line="276" w:lineRule="auto"/>
        <w:ind w:left="720"/>
        <w:jc w:val="center"/>
        <w:rPr>
          <w:rStyle w:val="PlaceholderText"/>
          <w:rFonts w:asciiTheme="majorHAnsi" w:hAnsiTheme="majorHAnsi"/>
          <w:color w:val="auto"/>
        </w:rPr>
      </w:pPr>
    </w:p>
    <w:p w:rsidR="00426796" w:rsidRDefault="006D198D" w:rsidP="00BD2F2D">
      <w:pPr>
        <w:pStyle w:val="Title"/>
        <w:pBdr>
          <w:bottom w:val="none" w:sz="0" w:space="0" w:color="auto"/>
        </w:pBdr>
        <w:tabs>
          <w:tab w:val="left" w:pos="630"/>
        </w:tabs>
        <w:spacing w:line="276" w:lineRule="auto"/>
        <w:ind w:left="720"/>
        <w:jc w:val="center"/>
        <w:outlineLvl w:val="0"/>
        <w:rPr>
          <w:rStyle w:val="PlaceholderText"/>
          <w:rFonts w:asciiTheme="majorHAnsi" w:hAnsiTheme="majorHAnsi"/>
          <w:color w:val="auto"/>
          <w:sz w:val="44"/>
          <w:szCs w:val="44"/>
        </w:rPr>
      </w:pPr>
      <w:r>
        <w:rPr>
          <w:rStyle w:val="PlaceholderText"/>
          <w:rFonts w:asciiTheme="majorHAnsi" w:hAnsiTheme="majorHAnsi"/>
          <w:color w:val="auto"/>
          <w:sz w:val="44"/>
          <w:szCs w:val="44"/>
        </w:rPr>
        <w:t>C</w:t>
      </w:r>
      <w:r w:rsidR="001E2877">
        <w:rPr>
          <w:rStyle w:val="PlaceholderText"/>
          <w:rFonts w:asciiTheme="majorHAnsi" w:hAnsiTheme="majorHAnsi"/>
          <w:color w:val="auto"/>
          <w:sz w:val="44"/>
          <w:szCs w:val="44"/>
        </w:rPr>
        <w:t xml:space="preserve">rew </w:t>
      </w:r>
      <w:r>
        <w:rPr>
          <w:rStyle w:val="PlaceholderText"/>
          <w:rFonts w:asciiTheme="majorHAnsi" w:hAnsiTheme="majorHAnsi"/>
          <w:color w:val="auto"/>
          <w:sz w:val="44"/>
          <w:szCs w:val="44"/>
        </w:rPr>
        <w:t>L</w:t>
      </w:r>
      <w:r w:rsidR="001E2877">
        <w:rPr>
          <w:rStyle w:val="PlaceholderText"/>
          <w:rFonts w:asciiTheme="majorHAnsi" w:hAnsiTheme="majorHAnsi"/>
          <w:color w:val="auto"/>
          <w:sz w:val="44"/>
          <w:szCs w:val="44"/>
        </w:rPr>
        <w:t>ink</w:t>
      </w:r>
      <w:r>
        <w:rPr>
          <w:rStyle w:val="PlaceholderText"/>
          <w:rFonts w:asciiTheme="majorHAnsi" w:hAnsiTheme="majorHAnsi"/>
          <w:color w:val="auto"/>
          <w:sz w:val="44"/>
          <w:szCs w:val="44"/>
        </w:rPr>
        <w:t xml:space="preserve"> MVP</w:t>
      </w:r>
    </w:p>
    <w:p w:rsidR="00BF4D06" w:rsidRPr="00257290" w:rsidRDefault="006D198D" w:rsidP="00D86845">
      <w:pPr>
        <w:pStyle w:val="Title"/>
        <w:pBdr>
          <w:bottom w:val="none" w:sz="0" w:space="0" w:color="auto"/>
        </w:pBdr>
        <w:tabs>
          <w:tab w:val="left" w:pos="630"/>
        </w:tabs>
        <w:spacing w:line="276" w:lineRule="auto"/>
        <w:ind w:left="720"/>
        <w:jc w:val="center"/>
        <w:rPr>
          <w:rStyle w:val="PlaceholderText"/>
          <w:rFonts w:asciiTheme="majorHAnsi" w:hAnsiTheme="majorHAnsi"/>
          <w:color w:val="auto"/>
          <w:sz w:val="44"/>
          <w:szCs w:val="44"/>
        </w:rPr>
      </w:pPr>
      <w:r>
        <w:rPr>
          <w:rStyle w:val="PlaceholderText"/>
          <w:rFonts w:asciiTheme="majorHAnsi" w:hAnsiTheme="majorHAnsi"/>
          <w:color w:val="auto"/>
          <w:sz w:val="44"/>
          <w:szCs w:val="44"/>
        </w:rPr>
        <w:t xml:space="preserve">Technical </w:t>
      </w:r>
      <w:r w:rsidR="00D540B5">
        <w:rPr>
          <w:rStyle w:val="PlaceholderText"/>
          <w:rFonts w:asciiTheme="majorHAnsi" w:hAnsiTheme="majorHAnsi"/>
          <w:color w:val="auto"/>
          <w:sz w:val="44"/>
          <w:szCs w:val="44"/>
        </w:rPr>
        <w:t>Approach</w:t>
      </w:r>
      <w:r w:rsidR="00650ECA" w:rsidRPr="00257290">
        <w:rPr>
          <w:rStyle w:val="PlaceholderText"/>
          <w:rFonts w:asciiTheme="majorHAnsi" w:hAnsiTheme="majorHAnsi"/>
          <w:color w:val="auto"/>
          <w:sz w:val="44"/>
          <w:szCs w:val="44"/>
        </w:rPr>
        <w:t xml:space="preserve"> Document</w:t>
      </w:r>
    </w:p>
    <w:p w:rsidR="002D3587" w:rsidRPr="00F90CB1" w:rsidRDefault="00D116A4" w:rsidP="00F90CB1">
      <w:pPr>
        <w:pStyle w:val="Title"/>
        <w:pBdr>
          <w:bottom w:val="none" w:sz="0" w:space="0" w:color="auto"/>
        </w:pBdr>
        <w:spacing w:line="276" w:lineRule="auto"/>
        <w:ind w:left="630"/>
        <w:jc w:val="center"/>
        <w:rPr>
          <w:rFonts w:asciiTheme="majorHAnsi" w:hAnsiTheme="majorHAnsi" w:cs="Tahoma"/>
          <w:sz w:val="24"/>
          <w:szCs w:val="28"/>
        </w:rPr>
        <w:sectPr w:rsidR="002D3587" w:rsidRPr="00F90CB1" w:rsidSect="00E134A1">
          <w:headerReference w:type="default" r:id="rId8"/>
          <w:footerReference w:type="default" r:id="rId9"/>
          <w:pgSz w:w="11906" w:h="16838" w:code="9"/>
          <w:pgMar w:top="7650" w:right="1440" w:bottom="630" w:left="1440" w:header="720" w:footer="720" w:gutter="0"/>
          <w:cols w:space="720"/>
          <w:docGrid w:linePitch="360"/>
        </w:sectPr>
      </w:pPr>
      <w:r>
        <w:rPr>
          <w:rFonts w:asciiTheme="majorHAnsi" w:hAnsiTheme="majorHAnsi" w:cs="Tahoma"/>
          <w:sz w:val="24"/>
          <w:szCs w:val="28"/>
        </w:rPr>
        <w:t>March</w:t>
      </w:r>
      <w:r w:rsidR="005A534F">
        <w:rPr>
          <w:rFonts w:asciiTheme="majorHAnsi" w:hAnsiTheme="majorHAnsi" w:cs="Tahoma"/>
          <w:sz w:val="24"/>
          <w:szCs w:val="28"/>
        </w:rPr>
        <w:t xml:space="preserve"> </w:t>
      </w:r>
      <w:r w:rsidR="006240B2">
        <w:rPr>
          <w:rFonts w:asciiTheme="majorHAnsi" w:hAnsiTheme="majorHAnsi" w:cs="Tahoma"/>
          <w:sz w:val="24"/>
          <w:szCs w:val="28"/>
        </w:rPr>
        <w:t>4</w:t>
      </w:r>
      <w:r w:rsidR="00104E36">
        <w:rPr>
          <w:rFonts w:asciiTheme="majorHAnsi" w:hAnsiTheme="majorHAnsi" w:cs="Tahoma"/>
          <w:sz w:val="24"/>
          <w:szCs w:val="28"/>
        </w:rPr>
        <w:t xml:space="preserve">, </w:t>
      </w:r>
      <w:r w:rsidR="006D198D">
        <w:rPr>
          <w:rFonts w:asciiTheme="majorHAnsi" w:hAnsiTheme="majorHAnsi" w:cs="Tahoma"/>
          <w:sz w:val="24"/>
          <w:szCs w:val="28"/>
        </w:rPr>
        <w:t>2019</w:t>
      </w:r>
      <w:r w:rsidR="002D3587">
        <w:rPr>
          <w:rFonts w:asciiTheme="majorHAnsi" w:hAnsiTheme="majorHAnsi" w:cs="Tahoma"/>
          <w:sz w:val="24"/>
          <w:szCs w:val="28"/>
        </w:rPr>
        <w:br/>
      </w:r>
      <w:r w:rsidR="001E1D8F">
        <w:rPr>
          <w:rFonts w:asciiTheme="majorHAnsi" w:hAnsiTheme="majorHAnsi" w:cs="Tahoma"/>
          <w:sz w:val="24"/>
          <w:szCs w:val="28"/>
        </w:rPr>
        <w:t>Version 0</w:t>
      </w:r>
      <w:r w:rsidR="002D3587">
        <w:rPr>
          <w:rFonts w:asciiTheme="majorHAnsi" w:hAnsiTheme="majorHAnsi" w:cs="Tahoma"/>
          <w:sz w:val="24"/>
          <w:szCs w:val="28"/>
        </w:rPr>
        <w:t>.</w:t>
      </w:r>
      <w:r w:rsidR="00F90CB1">
        <w:rPr>
          <w:rFonts w:asciiTheme="majorHAnsi" w:hAnsiTheme="majorHAnsi" w:cs="Tahoma"/>
          <w:sz w:val="24"/>
          <w:szCs w:val="28"/>
        </w:rPr>
        <w:t>2</w:t>
      </w:r>
    </w:p>
    <w:p w:rsidR="00357005" w:rsidRDefault="00357005" w:rsidP="00E864EF">
      <w:pPr>
        <w:jc w:val="center"/>
        <w:outlineLvl w:val="0"/>
        <w:rPr>
          <w:rFonts w:asciiTheme="majorHAnsi" w:hAnsiTheme="majorHAnsi"/>
          <w:b/>
          <w:color w:val="1F497D" w:themeColor="text2"/>
          <w:sz w:val="28"/>
        </w:rPr>
      </w:pPr>
      <w:r w:rsidRPr="006A23D5">
        <w:rPr>
          <w:rFonts w:asciiTheme="majorHAnsi" w:hAnsiTheme="majorHAnsi"/>
          <w:b/>
          <w:color w:val="1F497D" w:themeColor="text2"/>
          <w:sz w:val="28"/>
        </w:rPr>
        <w:lastRenderedPageBreak/>
        <w:t>DOCUMENT CONTROL</w:t>
      </w: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p w:rsidR="00E864EF" w:rsidRDefault="00E864EF" w:rsidP="00E864EF">
      <w:pPr>
        <w:jc w:val="center"/>
        <w:outlineLvl w:val="0"/>
        <w:rPr>
          <w:rFonts w:asciiTheme="majorHAnsi" w:hAnsiTheme="majorHAnsi"/>
          <w:b/>
          <w:color w:val="1F497D" w:themeColor="text2"/>
          <w:sz w:val="28"/>
        </w:rPr>
      </w:pPr>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ook w:val="0000" w:firstRow="0" w:lastRow="0" w:firstColumn="0" w:lastColumn="0" w:noHBand="0" w:noVBand="0"/>
      </w:tblPr>
      <w:tblGrid>
        <w:gridCol w:w="1686"/>
        <w:gridCol w:w="2528"/>
        <w:gridCol w:w="1783"/>
        <w:gridCol w:w="3019"/>
      </w:tblGrid>
      <w:tr w:rsidR="00357005" w:rsidRPr="002D3587" w:rsidTr="007B5E5A">
        <w:trPr>
          <w:trHeight w:val="226"/>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Prepared by</w:t>
            </w:r>
          </w:p>
        </w:tc>
        <w:tc>
          <w:tcPr>
            <w:tcW w:w="1402" w:type="pct"/>
            <w:vAlign w:val="center"/>
          </w:tcPr>
          <w:p w:rsidR="00357005" w:rsidRPr="002D3587" w:rsidRDefault="00C46B48" w:rsidP="00D86845">
            <w:pPr>
              <w:spacing w:after="0"/>
              <w:rPr>
                <w:rFonts w:cstheme="minorHAnsi"/>
                <w:szCs w:val="20"/>
              </w:rPr>
            </w:pPr>
            <w:r>
              <w:rPr>
                <w:rFonts w:cstheme="minorHAnsi"/>
                <w:szCs w:val="20"/>
              </w:rPr>
              <w:t>Dharmendra Kumar Singh</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75" w:type="pct"/>
            <w:vAlign w:val="center"/>
          </w:tcPr>
          <w:p w:rsidR="00357005" w:rsidRPr="002D3587" w:rsidRDefault="00C46B48" w:rsidP="00D86845">
            <w:pPr>
              <w:spacing w:after="0"/>
              <w:rPr>
                <w:rFonts w:cstheme="minorHAnsi"/>
                <w:szCs w:val="20"/>
              </w:rPr>
            </w:pPr>
            <w:r>
              <w:rPr>
                <w:rFonts w:cstheme="minorHAnsi"/>
                <w:szCs w:val="20"/>
              </w:rPr>
              <w:t>Associate</w:t>
            </w:r>
            <w:r w:rsidR="00D540B5">
              <w:rPr>
                <w:rFonts w:cstheme="minorHAnsi"/>
                <w:szCs w:val="20"/>
              </w:rPr>
              <w:t xml:space="preserve"> Architect</w:t>
            </w:r>
          </w:p>
        </w:tc>
      </w:tr>
      <w:tr w:rsidR="00357005" w:rsidRPr="002D3587" w:rsidTr="007B5E5A">
        <w:trPr>
          <w:trHeight w:val="149"/>
        </w:trPr>
        <w:tc>
          <w:tcPr>
            <w:tcW w:w="935"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vAlign w:val="center"/>
          </w:tcPr>
          <w:p w:rsidR="00357005" w:rsidRPr="002D3587" w:rsidRDefault="00C46B48" w:rsidP="00D86845">
            <w:pPr>
              <w:spacing w:after="0"/>
              <w:rPr>
                <w:rFonts w:cstheme="minorHAnsi"/>
                <w:szCs w:val="20"/>
              </w:rPr>
            </w:pPr>
            <w:r>
              <w:rPr>
                <w:rFonts w:cstheme="minorHAnsi"/>
                <w:szCs w:val="20"/>
              </w:rPr>
              <w:t>Feb 20, 2019</w:t>
            </w:r>
          </w:p>
        </w:tc>
        <w:tc>
          <w:tcPr>
            <w:tcW w:w="989" w:type="pct"/>
            <w:shd w:val="clear" w:color="auto" w:fill="548DD4" w:themeFill="text2" w:themeFillTint="99"/>
            <w:vAlign w:val="center"/>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75" w:type="pct"/>
            <w:vAlign w:val="center"/>
          </w:tcPr>
          <w:p w:rsidR="00357005" w:rsidRPr="002D3587" w:rsidRDefault="00357005" w:rsidP="00D86845">
            <w:pPr>
              <w:spacing w:after="0"/>
              <w:rPr>
                <w:rFonts w:cstheme="minorHAnsi"/>
                <w:szCs w:val="20"/>
              </w:rPr>
            </w:pPr>
          </w:p>
        </w:tc>
      </w:tr>
    </w:tbl>
    <w:p w:rsidR="00357005" w:rsidRPr="002D3587" w:rsidRDefault="00357005" w:rsidP="00D86845">
      <w:pPr>
        <w:spacing w:after="0"/>
        <w:rPr>
          <w:rFonts w:cstheme="minorHAnsi"/>
          <w:b/>
          <w:bCs/>
          <w:color w:val="FFFFFF" w:themeColor="background1"/>
        </w:rPr>
      </w:pPr>
    </w:p>
    <w:p w:rsidR="00357005" w:rsidRPr="002D3587" w:rsidRDefault="00357005" w:rsidP="00D86845">
      <w:pPr>
        <w:spacing w:after="0"/>
        <w:rPr>
          <w:rFonts w:cstheme="minorHAnsi"/>
          <w:b/>
          <w:bCs/>
          <w:color w:val="FFFFFF" w:themeColor="background1"/>
        </w:rPr>
      </w:pPr>
    </w:p>
    <w:tbl>
      <w:tblPr>
        <w:tblW w:w="5000" w:type="pct"/>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000" w:firstRow="0" w:lastRow="0" w:firstColumn="0" w:lastColumn="0" w:noHBand="0" w:noVBand="0"/>
      </w:tblPr>
      <w:tblGrid>
        <w:gridCol w:w="1686"/>
        <w:gridCol w:w="2528"/>
        <w:gridCol w:w="1771"/>
        <w:gridCol w:w="3031"/>
      </w:tblGrid>
      <w:tr w:rsidR="00357005" w:rsidRPr="002D3587" w:rsidTr="007B5E5A">
        <w:trPr>
          <w:trHeight w:val="154"/>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Approved by</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Designation</w:t>
            </w:r>
          </w:p>
        </w:tc>
        <w:tc>
          <w:tcPr>
            <w:tcW w:w="1681" w:type="pct"/>
          </w:tcPr>
          <w:p w:rsidR="00357005" w:rsidRPr="002D3587" w:rsidRDefault="00357005" w:rsidP="00D86845">
            <w:pPr>
              <w:spacing w:after="0"/>
              <w:rPr>
                <w:rFonts w:cstheme="minorHAnsi"/>
                <w:szCs w:val="20"/>
              </w:rPr>
            </w:pPr>
          </w:p>
        </w:tc>
      </w:tr>
      <w:tr w:rsidR="00357005" w:rsidRPr="002D3587" w:rsidTr="007B5E5A">
        <w:trPr>
          <w:trHeight w:val="73"/>
        </w:trPr>
        <w:tc>
          <w:tcPr>
            <w:tcW w:w="935"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Date</w:t>
            </w:r>
          </w:p>
        </w:tc>
        <w:tc>
          <w:tcPr>
            <w:tcW w:w="1402" w:type="pct"/>
          </w:tcPr>
          <w:p w:rsidR="00357005" w:rsidRPr="002D3587" w:rsidRDefault="00357005" w:rsidP="00D86845">
            <w:pPr>
              <w:spacing w:after="0"/>
              <w:rPr>
                <w:rFonts w:cstheme="minorHAnsi"/>
                <w:szCs w:val="20"/>
              </w:rPr>
            </w:pPr>
          </w:p>
        </w:tc>
        <w:tc>
          <w:tcPr>
            <w:tcW w:w="982" w:type="pct"/>
            <w:shd w:val="clear" w:color="auto" w:fill="548DD4" w:themeFill="text2" w:themeFillTint="99"/>
          </w:tcPr>
          <w:p w:rsidR="00357005" w:rsidRPr="002D3587" w:rsidRDefault="00357005" w:rsidP="00D86845">
            <w:pPr>
              <w:spacing w:after="0"/>
              <w:rPr>
                <w:rFonts w:cstheme="minorHAnsi"/>
                <w:b/>
                <w:color w:val="FFFFFF" w:themeColor="background1"/>
              </w:rPr>
            </w:pPr>
            <w:r w:rsidRPr="002D3587">
              <w:rPr>
                <w:rFonts w:cstheme="minorHAnsi"/>
                <w:b/>
                <w:color w:val="FFFFFF" w:themeColor="background1"/>
              </w:rPr>
              <w:t>Signature</w:t>
            </w:r>
          </w:p>
        </w:tc>
        <w:tc>
          <w:tcPr>
            <w:tcW w:w="1681" w:type="pct"/>
          </w:tcPr>
          <w:p w:rsidR="00357005" w:rsidRPr="002D3587" w:rsidRDefault="00357005" w:rsidP="00D86845">
            <w:pPr>
              <w:spacing w:after="0"/>
              <w:rPr>
                <w:rFonts w:cstheme="minorHAnsi"/>
                <w:szCs w:val="20"/>
              </w:rPr>
            </w:pPr>
          </w:p>
        </w:tc>
      </w:tr>
    </w:tbl>
    <w:p w:rsidR="00357005" w:rsidRPr="004D4A1F" w:rsidRDefault="00357005" w:rsidP="00D86845">
      <w:pPr>
        <w:tabs>
          <w:tab w:val="left" w:pos="664"/>
          <w:tab w:val="center" w:pos="4513"/>
        </w:tabs>
        <w:jc w:val="center"/>
        <w:rPr>
          <w:rFonts w:asciiTheme="majorHAnsi" w:hAnsiTheme="majorHAnsi"/>
          <w:b/>
          <w:color w:val="1F497D" w:themeColor="text2"/>
          <w:sz w:val="16"/>
          <w:szCs w:val="16"/>
        </w:rPr>
      </w:pPr>
    </w:p>
    <w:p w:rsidR="00357005" w:rsidRPr="006A23D5" w:rsidRDefault="00357005" w:rsidP="00BD2F2D">
      <w:pPr>
        <w:tabs>
          <w:tab w:val="left" w:pos="664"/>
          <w:tab w:val="center" w:pos="4513"/>
        </w:tabs>
        <w:outlineLvl w:val="0"/>
        <w:rPr>
          <w:rFonts w:asciiTheme="majorHAnsi" w:hAnsiTheme="majorHAnsi"/>
          <w:b/>
          <w:color w:val="1F497D" w:themeColor="text2"/>
          <w:sz w:val="28"/>
        </w:rPr>
      </w:pPr>
      <w:r w:rsidRPr="006A23D5">
        <w:rPr>
          <w:rFonts w:asciiTheme="majorHAnsi" w:hAnsiTheme="majorHAnsi"/>
          <w:b/>
          <w:color w:val="1F497D" w:themeColor="text2"/>
          <w:sz w:val="28"/>
        </w:rPr>
        <w:t>DOCUMENT CHANGE HISTORY</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202"/>
        <w:gridCol w:w="850"/>
        <w:gridCol w:w="857"/>
        <w:gridCol w:w="2210"/>
        <w:gridCol w:w="1407"/>
        <w:gridCol w:w="1394"/>
        <w:gridCol w:w="1096"/>
      </w:tblGrid>
      <w:tr w:rsidR="007B5E5A" w:rsidRPr="007B5E5A" w:rsidTr="00361577">
        <w:trPr>
          <w:trHeight w:val="199"/>
        </w:trPr>
        <w:tc>
          <w:tcPr>
            <w:tcW w:w="673"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Date</w:t>
            </w:r>
          </w:p>
        </w:tc>
        <w:tc>
          <w:tcPr>
            <w:tcW w:w="471"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Version</w:t>
            </w:r>
          </w:p>
        </w:tc>
        <w:tc>
          <w:tcPr>
            <w:tcW w:w="48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Section</w:t>
            </w:r>
          </w:p>
        </w:tc>
        <w:tc>
          <w:tcPr>
            <w:tcW w:w="1232"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 xml:space="preserve">Description </w:t>
            </w:r>
          </w:p>
        </w:tc>
        <w:tc>
          <w:tcPr>
            <w:tcW w:w="748"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Author</w:t>
            </w:r>
          </w:p>
        </w:tc>
        <w:tc>
          <w:tcPr>
            <w:tcW w:w="780"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Reviewer</w:t>
            </w:r>
          </w:p>
        </w:tc>
        <w:tc>
          <w:tcPr>
            <w:tcW w:w="614" w:type="pct"/>
            <w:shd w:val="clear" w:color="auto" w:fill="548DD4" w:themeFill="text2" w:themeFillTint="99"/>
          </w:tcPr>
          <w:p w:rsidR="00357005" w:rsidRPr="007B5E5A" w:rsidRDefault="00357005" w:rsidP="00D86845">
            <w:pPr>
              <w:spacing w:after="0"/>
              <w:rPr>
                <w:rFonts w:ascii="Calibri" w:hAnsi="Calibri" w:cs="Calibri"/>
                <w:b/>
                <w:color w:val="FFFFFF" w:themeColor="background1"/>
              </w:rPr>
            </w:pPr>
            <w:r w:rsidRPr="007B5E5A">
              <w:rPr>
                <w:rFonts w:ascii="Calibri" w:hAnsi="Calibri" w:cs="Calibri"/>
                <w:b/>
                <w:color w:val="FFFFFF" w:themeColor="background1"/>
              </w:rPr>
              <w:t>Approver</w:t>
            </w:r>
          </w:p>
        </w:tc>
      </w:tr>
      <w:tr w:rsidR="00357005" w:rsidRPr="007B5E5A" w:rsidTr="00361577">
        <w:trPr>
          <w:trHeight w:val="217"/>
        </w:trPr>
        <w:tc>
          <w:tcPr>
            <w:tcW w:w="673" w:type="pct"/>
          </w:tcPr>
          <w:p w:rsidR="00357005" w:rsidRPr="00AF1D4E" w:rsidRDefault="00C46B48" w:rsidP="00D86845">
            <w:pPr>
              <w:spacing w:after="0"/>
              <w:rPr>
                <w:rFonts w:ascii="Calibri" w:hAnsi="Calibri" w:cs="Calibri"/>
                <w:sz w:val="22"/>
              </w:rPr>
            </w:pPr>
            <w:r>
              <w:rPr>
                <w:rFonts w:ascii="Calibri" w:hAnsi="Calibri" w:cs="Calibri"/>
                <w:sz w:val="22"/>
              </w:rPr>
              <w:t>Feb 20, 2019</w:t>
            </w:r>
          </w:p>
        </w:tc>
        <w:tc>
          <w:tcPr>
            <w:tcW w:w="471" w:type="pct"/>
          </w:tcPr>
          <w:p w:rsidR="00357005" w:rsidRPr="00AF1D4E" w:rsidRDefault="007B5E5A" w:rsidP="00D86845">
            <w:pPr>
              <w:spacing w:after="0"/>
              <w:rPr>
                <w:rFonts w:ascii="Calibri" w:hAnsi="Calibri" w:cs="Calibri"/>
                <w:sz w:val="22"/>
              </w:rPr>
            </w:pPr>
            <w:r w:rsidRPr="00AF1D4E">
              <w:rPr>
                <w:rFonts w:ascii="Calibri" w:hAnsi="Calibri" w:cs="Calibri"/>
                <w:sz w:val="22"/>
              </w:rPr>
              <w:t>0.1</w:t>
            </w:r>
          </w:p>
        </w:tc>
        <w:tc>
          <w:tcPr>
            <w:tcW w:w="482" w:type="pct"/>
          </w:tcPr>
          <w:p w:rsidR="00357005" w:rsidRPr="00AF1D4E" w:rsidRDefault="007B5E5A" w:rsidP="00D86845">
            <w:pPr>
              <w:spacing w:after="0"/>
              <w:rPr>
                <w:rFonts w:ascii="Calibri" w:hAnsi="Calibri" w:cs="Calibri"/>
                <w:sz w:val="22"/>
              </w:rPr>
            </w:pPr>
            <w:r w:rsidRPr="00AF1D4E">
              <w:rPr>
                <w:rFonts w:ascii="Calibri" w:hAnsi="Calibri" w:cs="Calibri"/>
                <w:sz w:val="22"/>
              </w:rPr>
              <w:t>NA</w:t>
            </w:r>
          </w:p>
        </w:tc>
        <w:tc>
          <w:tcPr>
            <w:tcW w:w="1232" w:type="pct"/>
          </w:tcPr>
          <w:p w:rsidR="00357005" w:rsidRPr="00AF1D4E" w:rsidRDefault="005C5CF3" w:rsidP="00D86845">
            <w:pPr>
              <w:spacing w:after="0"/>
              <w:rPr>
                <w:rFonts w:ascii="Calibri" w:hAnsi="Calibri" w:cs="Calibri"/>
                <w:sz w:val="22"/>
              </w:rPr>
            </w:pPr>
            <w:r>
              <w:rPr>
                <w:rFonts w:ascii="Calibri" w:hAnsi="Calibri" w:cs="Calibri"/>
                <w:sz w:val="22"/>
              </w:rPr>
              <w:t>Microservices Design consideration</w:t>
            </w:r>
          </w:p>
        </w:tc>
        <w:tc>
          <w:tcPr>
            <w:tcW w:w="748" w:type="pct"/>
          </w:tcPr>
          <w:p w:rsidR="00357005" w:rsidRPr="00AF1D4E" w:rsidRDefault="00C46B48" w:rsidP="00D86845">
            <w:pPr>
              <w:spacing w:after="0"/>
              <w:rPr>
                <w:rFonts w:ascii="Calibri" w:hAnsi="Calibri" w:cs="Calibri"/>
                <w:sz w:val="22"/>
              </w:rPr>
            </w:pPr>
            <w:r>
              <w:rPr>
                <w:rFonts w:cstheme="minorHAnsi"/>
                <w:sz w:val="22"/>
              </w:rPr>
              <w:t>Dharmendra Kumar Singh</w:t>
            </w:r>
          </w:p>
        </w:tc>
        <w:tc>
          <w:tcPr>
            <w:tcW w:w="780" w:type="pct"/>
          </w:tcPr>
          <w:p w:rsidR="00357005" w:rsidRPr="00AF1D4E" w:rsidRDefault="00357005" w:rsidP="00D86845">
            <w:pPr>
              <w:spacing w:after="0"/>
              <w:rPr>
                <w:rFonts w:ascii="Calibri" w:hAnsi="Calibri" w:cs="Calibri"/>
                <w:sz w:val="22"/>
              </w:rPr>
            </w:pPr>
          </w:p>
        </w:tc>
        <w:tc>
          <w:tcPr>
            <w:tcW w:w="614" w:type="pct"/>
          </w:tcPr>
          <w:p w:rsidR="00357005" w:rsidRPr="007B5E5A" w:rsidRDefault="00357005" w:rsidP="00D86845">
            <w:pPr>
              <w:spacing w:after="0"/>
              <w:rPr>
                <w:rFonts w:ascii="Calibri" w:hAnsi="Calibri" w:cs="Calibri"/>
              </w:rPr>
            </w:pPr>
          </w:p>
        </w:tc>
      </w:tr>
      <w:tr w:rsidR="006B44BF" w:rsidRPr="007B5E5A" w:rsidTr="00361577">
        <w:trPr>
          <w:trHeight w:val="217"/>
        </w:trPr>
        <w:tc>
          <w:tcPr>
            <w:tcW w:w="673" w:type="pct"/>
          </w:tcPr>
          <w:p w:rsidR="006B44BF" w:rsidRPr="00AF1D4E" w:rsidRDefault="006B44BF" w:rsidP="006B44BF">
            <w:pPr>
              <w:spacing w:after="0"/>
              <w:rPr>
                <w:rFonts w:ascii="Calibri" w:hAnsi="Calibri" w:cs="Calibri"/>
                <w:sz w:val="22"/>
              </w:rPr>
            </w:pPr>
            <w:r>
              <w:rPr>
                <w:rFonts w:ascii="Calibri" w:hAnsi="Calibri" w:cs="Calibri"/>
                <w:sz w:val="22"/>
              </w:rPr>
              <w:t>Mar 4, 2019</w:t>
            </w:r>
          </w:p>
        </w:tc>
        <w:tc>
          <w:tcPr>
            <w:tcW w:w="471" w:type="pct"/>
          </w:tcPr>
          <w:p w:rsidR="006B44BF" w:rsidRPr="00AF1D4E" w:rsidRDefault="006B44BF" w:rsidP="006B44BF">
            <w:pPr>
              <w:spacing w:after="0"/>
              <w:rPr>
                <w:rFonts w:ascii="Calibri" w:hAnsi="Calibri" w:cs="Calibri"/>
                <w:sz w:val="22"/>
              </w:rPr>
            </w:pPr>
            <w:r w:rsidRPr="00AF1D4E">
              <w:rPr>
                <w:rFonts w:ascii="Calibri" w:hAnsi="Calibri" w:cs="Calibri"/>
                <w:sz w:val="22"/>
              </w:rPr>
              <w:t>0</w:t>
            </w:r>
            <w:r>
              <w:rPr>
                <w:rFonts w:ascii="Calibri" w:hAnsi="Calibri" w:cs="Calibri"/>
                <w:sz w:val="22"/>
              </w:rPr>
              <w:t>.2</w:t>
            </w:r>
          </w:p>
        </w:tc>
        <w:tc>
          <w:tcPr>
            <w:tcW w:w="482" w:type="pct"/>
          </w:tcPr>
          <w:p w:rsidR="006B44BF" w:rsidRPr="00AF1D4E" w:rsidRDefault="006B44BF" w:rsidP="006B44BF">
            <w:pPr>
              <w:spacing w:after="0"/>
              <w:rPr>
                <w:rFonts w:ascii="Calibri" w:hAnsi="Calibri" w:cs="Calibri"/>
                <w:sz w:val="22"/>
              </w:rPr>
            </w:pPr>
            <w:r w:rsidRPr="00AF1D4E">
              <w:rPr>
                <w:rFonts w:ascii="Calibri" w:hAnsi="Calibri" w:cs="Calibri"/>
                <w:sz w:val="22"/>
              </w:rPr>
              <w:t>NA</w:t>
            </w:r>
          </w:p>
        </w:tc>
        <w:tc>
          <w:tcPr>
            <w:tcW w:w="1232" w:type="pct"/>
          </w:tcPr>
          <w:p w:rsidR="006B44BF" w:rsidRPr="00AF1D4E" w:rsidRDefault="005C5CF3" w:rsidP="006B44BF">
            <w:pPr>
              <w:spacing w:after="0"/>
              <w:rPr>
                <w:rFonts w:ascii="Calibri" w:hAnsi="Calibri" w:cs="Calibri"/>
                <w:sz w:val="22"/>
              </w:rPr>
            </w:pPr>
            <w:r>
              <w:rPr>
                <w:rFonts w:ascii="Calibri" w:hAnsi="Calibri" w:cs="Calibri"/>
                <w:sz w:val="22"/>
              </w:rPr>
              <w:t>DevOps and Angular front end design considerations</w:t>
            </w:r>
          </w:p>
        </w:tc>
        <w:tc>
          <w:tcPr>
            <w:tcW w:w="748" w:type="pct"/>
          </w:tcPr>
          <w:p w:rsidR="006B44BF" w:rsidRPr="00AF1D4E" w:rsidRDefault="00361577" w:rsidP="006B44BF">
            <w:pPr>
              <w:spacing w:after="0"/>
              <w:rPr>
                <w:rFonts w:ascii="Calibri" w:hAnsi="Calibri" w:cs="Calibri"/>
                <w:sz w:val="22"/>
              </w:rPr>
            </w:pPr>
            <w:r>
              <w:rPr>
                <w:rFonts w:cstheme="minorHAnsi"/>
                <w:sz w:val="22"/>
              </w:rPr>
              <w:t>Kiran Chakravarthy</w:t>
            </w:r>
          </w:p>
        </w:tc>
        <w:tc>
          <w:tcPr>
            <w:tcW w:w="780" w:type="pct"/>
          </w:tcPr>
          <w:p w:rsidR="006B44BF" w:rsidRPr="00AF1D4E" w:rsidRDefault="006B44BF" w:rsidP="006B44BF">
            <w:pPr>
              <w:spacing w:after="0"/>
              <w:rPr>
                <w:rFonts w:ascii="Calibri" w:hAnsi="Calibri" w:cs="Calibri"/>
                <w:sz w:val="22"/>
              </w:rPr>
            </w:pPr>
          </w:p>
        </w:tc>
        <w:tc>
          <w:tcPr>
            <w:tcW w:w="614" w:type="pct"/>
          </w:tcPr>
          <w:p w:rsidR="006B44BF" w:rsidRPr="007B5E5A" w:rsidRDefault="006B44BF" w:rsidP="006B44BF">
            <w:pPr>
              <w:spacing w:after="0"/>
              <w:rPr>
                <w:rFonts w:ascii="Calibri" w:hAnsi="Calibri" w:cs="Calibri"/>
              </w:rPr>
            </w:pPr>
          </w:p>
        </w:tc>
      </w:tr>
    </w:tbl>
    <w:p w:rsidR="00357005" w:rsidRDefault="00357005" w:rsidP="00D86845">
      <w:pPr>
        <w:jc w:val="center"/>
        <w:rPr>
          <w:rFonts w:asciiTheme="majorHAnsi" w:hAnsiTheme="majorHAnsi"/>
          <w:b/>
          <w:color w:val="1F497D" w:themeColor="text2"/>
          <w:sz w:val="28"/>
        </w:rPr>
      </w:pPr>
    </w:p>
    <w:p w:rsidR="00357005" w:rsidRDefault="00357005"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8570DD" w:rsidRDefault="008570DD"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FE2A22" w:rsidRDefault="00FE2A22" w:rsidP="00D86845">
      <w:pPr>
        <w:jc w:val="center"/>
        <w:rPr>
          <w:rFonts w:asciiTheme="majorHAnsi" w:hAnsiTheme="majorHAnsi"/>
          <w:b/>
          <w:color w:val="1F497D" w:themeColor="text2"/>
          <w:sz w:val="28"/>
        </w:rPr>
      </w:pPr>
    </w:p>
    <w:p w:rsidR="00570465" w:rsidRPr="00F46177" w:rsidRDefault="00F94C38" w:rsidP="00BD2F2D">
      <w:pPr>
        <w:jc w:val="center"/>
        <w:outlineLvl w:val="0"/>
        <w:rPr>
          <w:rFonts w:asciiTheme="majorHAnsi" w:hAnsiTheme="majorHAnsi"/>
          <w:b/>
          <w:color w:val="1F497D" w:themeColor="text2"/>
          <w:sz w:val="18"/>
        </w:rPr>
      </w:pPr>
      <w:r w:rsidRPr="00F46177">
        <w:rPr>
          <w:rFonts w:asciiTheme="majorHAnsi" w:hAnsiTheme="majorHAnsi"/>
          <w:b/>
          <w:color w:val="1F497D" w:themeColor="text2"/>
          <w:sz w:val="28"/>
        </w:rPr>
        <w:t>TABLE OF CONTENTS</w:t>
      </w:r>
    </w:p>
    <w:p w:rsidR="00187E6B" w:rsidRDefault="00257998">
      <w:pPr>
        <w:pStyle w:val="TOC1"/>
        <w:rPr>
          <w:rFonts w:asciiTheme="minorHAnsi" w:hAnsiTheme="minorHAnsi" w:cstheme="minorBidi"/>
          <w:b w:val="0"/>
          <w:noProof/>
          <w:color w:val="auto"/>
          <w:sz w:val="22"/>
          <w:szCs w:val="22"/>
        </w:rPr>
      </w:pPr>
      <w:r w:rsidRPr="00004E09">
        <w:fldChar w:fldCharType="begin"/>
      </w:r>
      <w:r w:rsidR="00F94C38" w:rsidRPr="00CB1F5B">
        <w:instrText xml:space="preserve"> TOC \o "1-2" </w:instrText>
      </w:r>
      <w:r w:rsidRPr="00004E09">
        <w:fldChar w:fldCharType="separate"/>
      </w:r>
      <w:r w:rsidR="00187E6B" w:rsidRPr="00AC75F5">
        <w:rPr>
          <w:rFonts w:ascii="Calibri" w:hAnsi="Calibri" w:cs="Trebuchet MS"/>
          <w:noProof/>
        </w:rPr>
        <w:t>1</w:t>
      </w:r>
      <w:r w:rsidR="00187E6B">
        <w:rPr>
          <w:rFonts w:asciiTheme="minorHAnsi" w:hAnsiTheme="minorHAnsi" w:cstheme="minorBidi"/>
          <w:b w:val="0"/>
          <w:noProof/>
          <w:color w:val="auto"/>
          <w:sz w:val="22"/>
          <w:szCs w:val="22"/>
        </w:rPr>
        <w:tab/>
      </w:r>
      <w:r w:rsidR="00187E6B" w:rsidRPr="00AC75F5">
        <w:rPr>
          <w:rFonts w:cs="Trebuchet MS"/>
          <w:noProof/>
        </w:rPr>
        <w:t>Introduction</w:t>
      </w:r>
      <w:r w:rsidR="00187E6B">
        <w:rPr>
          <w:noProof/>
        </w:rPr>
        <w:tab/>
      </w:r>
      <w:r w:rsidR="00187E6B">
        <w:rPr>
          <w:noProof/>
        </w:rPr>
        <w:fldChar w:fldCharType="begin"/>
      </w:r>
      <w:r w:rsidR="00187E6B">
        <w:rPr>
          <w:noProof/>
        </w:rPr>
        <w:instrText xml:space="preserve"> PAGEREF _Toc2613543 \h </w:instrText>
      </w:r>
      <w:r w:rsidR="00187E6B">
        <w:rPr>
          <w:noProof/>
        </w:rPr>
      </w:r>
      <w:r w:rsidR="00187E6B">
        <w:rPr>
          <w:noProof/>
        </w:rPr>
        <w:fldChar w:fldCharType="separate"/>
      </w:r>
      <w:r w:rsidR="00187E6B">
        <w:rPr>
          <w:noProof/>
        </w:rPr>
        <w:t>5</w:t>
      </w:r>
      <w:r w:rsidR="00187E6B">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2</w:t>
      </w:r>
      <w:r>
        <w:rPr>
          <w:rFonts w:asciiTheme="minorHAnsi" w:hAnsiTheme="minorHAnsi" w:cstheme="minorBidi"/>
          <w:b w:val="0"/>
          <w:noProof/>
          <w:color w:val="auto"/>
          <w:sz w:val="22"/>
          <w:szCs w:val="22"/>
        </w:rPr>
        <w:tab/>
      </w:r>
      <w:r w:rsidRPr="00AC75F5">
        <w:rPr>
          <w:rFonts w:cs="Trebuchet MS"/>
          <w:noProof/>
        </w:rPr>
        <w:t>Why Transformation?</w:t>
      </w:r>
      <w:r>
        <w:rPr>
          <w:noProof/>
        </w:rPr>
        <w:tab/>
      </w:r>
      <w:r>
        <w:rPr>
          <w:noProof/>
        </w:rPr>
        <w:fldChar w:fldCharType="begin"/>
      </w:r>
      <w:r>
        <w:rPr>
          <w:noProof/>
        </w:rPr>
        <w:instrText xml:space="preserve"> PAGEREF _Toc2613544 \h </w:instrText>
      </w:r>
      <w:r>
        <w:rPr>
          <w:noProof/>
        </w:rPr>
      </w:r>
      <w:r>
        <w:rPr>
          <w:noProof/>
        </w:rPr>
        <w:fldChar w:fldCharType="separate"/>
      </w:r>
      <w:r>
        <w:rPr>
          <w:noProof/>
        </w:rPr>
        <w:t>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IN"/>
        </w:rPr>
        <w:t>2.1</w:t>
      </w:r>
      <w:r>
        <w:rPr>
          <w:rFonts w:asciiTheme="minorHAnsi" w:hAnsiTheme="minorHAnsi" w:cstheme="minorBidi"/>
          <w:noProof/>
        </w:rPr>
        <w:tab/>
      </w:r>
      <w:r w:rsidRPr="00AC75F5">
        <w:rPr>
          <w:noProof/>
          <w:lang w:val="en-IN"/>
        </w:rPr>
        <w:t>Area addressed with Transformation</w:t>
      </w:r>
      <w:r>
        <w:rPr>
          <w:noProof/>
        </w:rPr>
        <w:tab/>
      </w:r>
      <w:r>
        <w:rPr>
          <w:noProof/>
        </w:rPr>
        <w:fldChar w:fldCharType="begin"/>
      </w:r>
      <w:r>
        <w:rPr>
          <w:noProof/>
        </w:rPr>
        <w:instrText xml:space="preserve"> PAGEREF _Toc2613545 \h </w:instrText>
      </w:r>
      <w:r>
        <w:rPr>
          <w:noProof/>
        </w:rPr>
      </w:r>
      <w:r>
        <w:rPr>
          <w:noProof/>
        </w:rPr>
        <w:fldChar w:fldCharType="separate"/>
      </w:r>
      <w:r>
        <w:rPr>
          <w:noProof/>
        </w:rPr>
        <w:t>9</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3</w:t>
      </w:r>
      <w:r>
        <w:rPr>
          <w:rFonts w:asciiTheme="minorHAnsi" w:hAnsiTheme="minorHAnsi" w:cstheme="minorBidi"/>
          <w:b w:val="0"/>
          <w:noProof/>
          <w:color w:val="auto"/>
          <w:sz w:val="22"/>
          <w:szCs w:val="22"/>
        </w:rPr>
        <w:tab/>
      </w:r>
      <w:r w:rsidRPr="00AC75F5">
        <w:rPr>
          <w:rFonts w:cs="Trebuchet MS"/>
          <w:noProof/>
        </w:rPr>
        <w:t>Objective</w:t>
      </w:r>
      <w:r>
        <w:rPr>
          <w:noProof/>
        </w:rPr>
        <w:tab/>
      </w:r>
      <w:r>
        <w:rPr>
          <w:noProof/>
        </w:rPr>
        <w:fldChar w:fldCharType="begin"/>
      </w:r>
      <w:r>
        <w:rPr>
          <w:noProof/>
        </w:rPr>
        <w:instrText xml:space="preserve"> PAGEREF _Toc2613546 \h </w:instrText>
      </w:r>
      <w:r>
        <w:rPr>
          <w:noProof/>
        </w:rPr>
      </w:r>
      <w:r>
        <w:rPr>
          <w:noProof/>
        </w:rPr>
        <w:fldChar w:fldCharType="separate"/>
      </w:r>
      <w:r>
        <w:rPr>
          <w:noProof/>
        </w:rPr>
        <w:t>13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lang w:val="en"/>
        </w:rPr>
        <w:t>3.1</w:t>
      </w:r>
      <w:r>
        <w:rPr>
          <w:rFonts w:asciiTheme="minorHAnsi" w:hAnsiTheme="minorHAnsi" w:cstheme="minorBidi"/>
          <w:noProof/>
        </w:rPr>
        <w:tab/>
      </w:r>
      <w:r w:rsidRPr="00AC75F5">
        <w:rPr>
          <w:noProof/>
          <w:lang w:val="en-IN"/>
        </w:rPr>
        <w:t>Detailed functional objectives</w:t>
      </w:r>
      <w:r>
        <w:rPr>
          <w:noProof/>
        </w:rPr>
        <w:tab/>
      </w:r>
      <w:r>
        <w:rPr>
          <w:noProof/>
        </w:rPr>
        <w:fldChar w:fldCharType="begin"/>
      </w:r>
      <w:r>
        <w:rPr>
          <w:noProof/>
        </w:rPr>
        <w:instrText xml:space="preserve"> PAGEREF _Toc2613547 \h </w:instrText>
      </w:r>
      <w:r>
        <w:rPr>
          <w:noProof/>
        </w:rPr>
      </w:r>
      <w:r>
        <w:rPr>
          <w:noProof/>
        </w:rPr>
        <w:fldChar w:fldCharType="separate"/>
      </w:r>
      <w:r>
        <w:rPr>
          <w:noProof/>
        </w:rPr>
        <w:t>13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4</w:t>
      </w:r>
      <w:r>
        <w:rPr>
          <w:rFonts w:asciiTheme="minorHAnsi" w:hAnsiTheme="minorHAnsi" w:cstheme="minorBidi"/>
          <w:b w:val="0"/>
          <w:noProof/>
          <w:color w:val="auto"/>
          <w:sz w:val="22"/>
          <w:szCs w:val="22"/>
        </w:rPr>
        <w:tab/>
      </w:r>
      <w:r w:rsidRPr="00AC75F5">
        <w:rPr>
          <w:rFonts w:cs="Trebuchet MS"/>
          <w:noProof/>
        </w:rPr>
        <w:t>Definitions, Acronyms and Abbreviations</w:t>
      </w:r>
      <w:r>
        <w:rPr>
          <w:noProof/>
        </w:rPr>
        <w:tab/>
      </w:r>
      <w:r>
        <w:rPr>
          <w:noProof/>
        </w:rPr>
        <w:fldChar w:fldCharType="begin"/>
      </w:r>
      <w:r>
        <w:rPr>
          <w:noProof/>
        </w:rPr>
        <w:instrText xml:space="preserve"> PAGEREF _Toc2613548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4.1</w:t>
      </w:r>
      <w:r>
        <w:rPr>
          <w:rFonts w:asciiTheme="minorHAnsi" w:hAnsiTheme="minorHAnsi" w:cstheme="minorBidi"/>
          <w:noProof/>
        </w:rPr>
        <w:tab/>
      </w:r>
      <w:r>
        <w:rPr>
          <w:noProof/>
        </w:rPr>
        <w:t>Definitions</w:t>
      </w:r>
      <w:r>
        <w:rPr>
          <w:noProof/>
        </w:rPr>
        <w:tab/>
      </w:r>
      <w:r>
        <w:rPr>
          <w:noProof/>
        </w:rPr>
        <w:fldChar w:fldCharType="begin"/>
      </w:r>
      <w:r>
        <w:rPr>
          <w:noProof/>
        </w:rPr>
        <w:instrText xml:space="preserve"> PAGEREF _Toc2613549 \h </w:instrText>
      </w:r>
      <w:r>
        <w:rPr>
          <w:noProof/>
        </w:rPr>
      </w:r>
      <w:r>
        <w:rPr>
          <w:noProof/>
        </w:rPr>
        <w:fldChar w:fldCharType="separate"/>
      </w:r>
      <w:r>
        <w:rPr>
          <w:noProof/>
        </w:rPr>
        <w:t>15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4.2</w:t>
      </w:r>
      <w:r>
        <w:rPr>
          <w:rFonts w:asciiTheme="minorHAnsi" w:hAnsiTheme="minorHAnsi" w:cstheme="minorBidi"/>
          <w:noProof/>
        </w:rPr>
        <w:tab/>
      </w:r>
      <w:r>
        <w:rPr>
          <w:noProof/>
        </w:rPr>
        <w:t>Acronyms and Abbreviations</w:t>
      </w:r>
      <w:r>
        <w:rPr>
          <w:noProof/>
        </w:rPr>
        <w:tab/>
      </w:r>
      <w:r>
        <w:rPr>
          <w:noProof/>
        </w:rPr>
        <w:fldChar w:fldCharType="begin"/>
      </w:r>
      <w:r>
        <w:rPr>
          <w:noProof/>
        </w:rPr>
        <w:instrText xml:space="preserve"> PAGEREF _Toc2613550 \h </w:instrText>
      </w:r>
      <w:r>
        <w:rPr>
          <w:noProof/>
        </w:rPr>
      </w:r>
      <w:r>
        <w:rPr>
          <w:noProof/>
        </w:rPr>
        <w:fldChar w:fldCharType="separate"/>
      </w:r>
      <w:r>
        <w:rPr>
          <w:noProof/>
        </w:rPr>
        <w:t>15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5</w:t>
      </w:r>
      <w:r>
        <w:rPr>
          <w:rFonts w:asciiTheme="minorHAnsi" w:hAnsiTheme="minorHAnsi" w:cstheme="minorBidi"/>
          <w:b w:val="0"/>
          <w:noProof/>
          <w:color w:val="auto"/>
          <w:sz w:val="22"/>
          <w:szCs w:val="22"/>
        </w:rPr>
        <w:tab/>
      </w:r>
      <w:r w:rsidRPr="00AC75F5">
        <w:rPr>
          <w:rFonts w:cs="Trebuchet MS"/>
          <w:noProof/>
        </w:rPr>
        <w:t>Architectural Representation</w:t>
      </w:r>
      <w:r>
        <w:rPr>
          <w:noProof/>
        </w:rPr>
        <w:tab/>
      </w:r>
      <w:r>
        <w:rPr>
          <w:noProof/>
        </w:rPr>
        <w:fldChar w:fldCharType="begin"/>
      </w:r>
      <w:r>
        <w:rPr>
          <w:noProof/>
        </w:rPr>
        <w:instrText xml:space="preserve"> PAGEREF _Toc2613551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5.1</w:t>
      </w:r>
      <w:r>
        <w:rPr>
          <w:rFonts w:asciiTheme="minorHAnsi" w:hAnsiTheme="minorHAnsi" w:cstheme="minorBidi"/>
          <w:noProof/>
        </w:rPr>
        <w:tab/>
      </w:r>
      <w:r w:rsidRPr="00AC75F5">
        <w:rPr>
          <w:noProof/>
          <w:lang w:val="en-IN"/>
        </w:rPr>
        <w:t>Proposed technical architecture – ATPI application framework</w:t>
      </w:r>
      <w:r>
        <w:rPr>
          <w:noProof/>
        </w:rPr>
        <w:tab/>
      </w:r>
      <w:r>
        <w:rPr>
          <w:noProof/>
        </w:rPr>
        <w:fldChar w:fldCharType="begin"/>
      </w:r>
      <w:r>
        <w:rPr>
          <w:noProof/>
        </w:rPr>
        <w:instrText xml:space="preserve"> PAGEREF _Toc2613552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5.2</w:t>
      </w:r>
      <w:r>
        <w:rPr>
          <w:rFonts w:asciiTheme="minorHAnsi" w:hAnsiTheme="minorHAnsi" w:cstheme="minorBidi"/>
          <w:noProof/>
        </w:rPr>
        <w:tab/>
      </w:r>
      <w:r>
        <w:rPr>
          <w:noProof/>
        </w:rPr>
        <w:t>Proposed functional Architecture</w:t>
      </w:r>
      <w:r>
        <w:rPr>
          <w:noProof/>
        </w:rPr>
        <w:tab/>
      </w:r>
      <w:r>
        <w:rPr>
          <w:noProof/>
        </w:rPr>
        <w:fldChar w:fldCharType="begin"/>
      </w:r>
      <w:r>
        <w:rPr>
          <w:noProof/>
        </w:rPr>
        <w:instrText xml:space="preserve"> PAGEREF _Toc2613553 \h </w:instrText>
      </w:r>
      <w:r>
        <w:rPr>
          <w:noProof/>
        </w:rPr>
      </w:r>
      <w:r>
        <w:rPr>
          <w:noProof/>
        </w:rPr>
        <w:fldChar w:fldCharType="separate"/>
      </w:r>
      <w:r>
        <w:rPr>
          <w:noProof/>
        </w:rPr>
        <w:t>16</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5.3</w:t>
      </w:r>
      <w:r>
        <w:rPr>
          <w:rFonts w:asciiTheme="minorHAnsi" w:hAnsiTheme="minorHAnsi" w:cstheme="minorBidi"/>
          <w:noProof/>
        </w:rPr>
        <w:tab/>
      </w:r>
      <w:r>
        <w:rPr>
          <w:noProof/>
        </w:rPr>
        <w:t>Technical – Functional relationship</w:t>
      </w:r>
      <w:r>
        <w:rPr>
          <w:noProof/>
        </w:rPr>
        <w:tab/>
      </w:r>
      <w:r>
        <w:rPr>
          <w:noProof/>
        </w:rPr>
        <w:fldChar w:fldCharType="begin"/>
      </w:r>
      <w:r>
        <w:rPr>
          <w:noProof/>
        </w:rPr>
        <w:instrText xml:space="preserve"> PAGEREF _Toc2613554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5.4</w:t>
      </w:r>
      <w:r>
        <w:rPr>
          <w:rFonts w:asciiTheme="minorHAnsi" w:hAnsiTheme="minorHAnsi" w:cstheme="minorBidi"/>
          <w:noProof/>
        </w:rPr>
        <w:tab/>
      </w:r>
      <w:r>
        <w:rPr>
          <w:noProof/>
        </w:rPr>
        <w:t>Component level Technical – Functional relationship</w:t>
      </w:r>
      <w:r>
        <w:rPr>
          <w:noProof/>
        </w:rPr>
        <w:tab/>
      </w:r>
      <w:r>
        <w:rPr>
          <w:noProof/>
        </w:rPr>
        <w:fldChar w:fldCharType="begin"/>
      </w:r>
      <w:r>
        <w:rPr>
          <w:noProof/>
        </w:rPr>
        <w:instrText xml:space="preserve"> PAGEREF _Toc2613555 \h </w:instrText>
      </w:r>
      <w:r>
        <w:rPr>
          <w:noProof/>
        </w:rPr>
      </w:r>
      <w:r>
        <w:rPr>
          <w:noProof/>
        </w:rPr>
        <w:fldChar w:fldCharType="separate"/>
      </w:r>
      <w:r>
        <w:rPr>
          <w:noProof/>
        </w:rPr>
        <w:t>17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5.5</w:t>
      </w:r>
      <w:r>
        <w:rPr>
          <w:rFonts w:asciiTheme="minorHAnsi" w:hAnsiTheme="minorHAnsi" w:cstheme="minorBidi"/>
          <w:noProof/>
        </w:rPr>
        <w:tab/>
      </w:r>
      <w:r>
        <w:rPr>
          <w:noProof/>
        </w:rPr>
        <w:t>Frontend (Angular) Architecture</w:t>
      </w:r>
      <w:r>
        <w:rPr>
          <w:noProof/>
        </w:rPr>
        <w:tab/>
      </w:r>
      <w:r>
        <w:rPr>
          <w:noProof/>
        </w:rPr>
        <w:fldChar w:fldCharType="begin"/>
      </w:r>
      <w:r>
        <w:rPr>
          <w:noProof/>
        </w:rPr>
        <w:instrText xml:space="preserve"> PAGEREF _Toc2613556 \h </w:instrText>
      </w:r>
      <w:r>
        <w:rPr>
          <w:noProof/>
        </w:rPr>
      </w:r>
      <w:r>
        <w:rPr>
          <w:noProof/>
        </w:rPr>
        <w:fldChar w:fldCharType="separate"/>
      </w:r>
      <w:r>
        <w:rPr>
          <w:noProof/>
        </w:rPr>
        <w:t>18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6</w:t>
      </w:r>
      <w:r>
        <w:rPr>
          <w:rFonts w:asciiTheme="minorHAnsi" w:hAnsiTheme="minorHAnsi" w:cstheme="minorBidi"/>
          <w:b w:val="0"/>
          <w:noProof/>
          <w:color w:val="auto"/>
          <w:sz w:val="22"/>
          <w:szCs w:val="22"/>
        </w:rPr>
        <w:tab/>
      </w:r>
      <w:r w:rsidRPr="00AC75F5">
        <w:rPr>
          <w:rFonts w:cs="Trebuchet MS"/>
          <w:noProof/>
        </w:rPr>
        <w:t>Scope</w:t>
      </w:r>
      <w:r>
        <w:rPr>
          <w:noProof/>
        </w:rPr>
        <w:tab/>
      </w:r>
      <w:r>
        <w:rPr>
          <w:noProof/>
        </w:rPr>
        <w:fldChar w:fldCharType="begin"/>
      </w:r>
      <w:r>
        <w:rPr>
          <w:noProof/>
        </w:rPr>
        <w:instrText xml:space="preserve"> PAGEREF _Toc2613557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6.1</w:t>
      </w:r>
      <w:r>
        <w:rPr>
          <w:rFonts w:asciiTheme="minorHAnsi" w:hAnsiTheme="minorHAnsi" w:cstheme="minorBidi"/>
          <w:noProof/>
        </w:rPr>
        <w:tab/>
      </w:r>
      <w:r>
        <w:rPr>
          <w:noProof/>
        </w:rPr>
        <w:t>Scope of work</w:t>
      </w:r>
      <w:r>
        <w:rPr>
          <w:noProof/>
        </w:rPr>
        <w:tab/>
      </w:r>
      <w:r>
        <w:rPr>
          <w:noProof/>
        </w:rPr>
        <w:fldChar w:fldCharType="begin"/>
      </w:r>
      <w:r>
        <w:rPr>
          <w:noProof/>
        </w:rPr>
        <w:instrText xml:space="preserve"> PAGEREF _Toc2613558 \h </w:instrText>
      </w:r>
      <w:r>
        <w:rPr>
          <w:noProof/>
        </w:rPr>
      </w:r>
      <w:r>
        <w:rPr>
          <w:noProof/>
        </w:rPr>
        <w:fldChar w:fldCharType="separate"/>
      </w:r>
      <w:r>
        <w:rPr>
          <w:noProof/>
        </w:rPr>
        <w:t>20</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6.2</w:t>
      </w:r>
      <w:r>
        <w:rPr>
          <w:rFonts w:asciiTheme="minorHAnsi" w:hAnsiTheme="minorHAnsi" w:cstheme="minorBidi"/>
          <w:noProof/>
        </w:rPr>
        <w:tab/>
      </w:r>
      <w:r>
        <w:rPr>
          <w:noProof/>
        </w:rPr>
        <w:t>Assumption</w:t>
      </w:r>
      <w:r>
        <w:rPr>
          <w:noProof/>
        </w:rPr>
        <w:tab/>
      </w:r>
      <w:r>
        <w:rPr>
          <w:noProof/>
        </w:rPr>
        <w:fldChar w:fldCharType="begin"/>
      </w:r>
      <w:r>
        <w:rPr>
          <w:noProof/>
        </w:rPr>
        <w:instrText xml:space="preserve"> PAGEREF _Toc2613559 \h </w:instrText>
      </w:r>
      <w:r>
        <w:rPr>
          <w:noProof/>
        </w:rPr>
      </w:r>
      <w:r>
        <w:rPr>
          <w:noProof/>
        </w:rPr>
        <w:fldChar w:fldCharType="separate"/>
      </w:r>
      <w:r>
        <w:rPr>
          <w:noProof/>
        </w:rPr>
        <w:t>20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7</w:t>
      </w:r>
      <w:r>
        <w:rPr>
          <w:rFonts w:asciiTheme="minorHAnsi" w:hAnsiTheme="minorHAnsi" w:cstheme="minorBidi"/>
          <w:b w:val="0"/>
          <w:noProof/>
          <w:color w:val="auto"/>
          <w:sz w:val="22"/>
          <w:szCs w:val="22"/>
        </w:rPr>
        <w:tab/>
      </w:r>
      <w:r>
        <w:rPr>
          <w:noProof/>
        </w:rPr>
        <w:t>Proposed Technology Stack</w:t>
      </w:r>
      <w:r>
        <w:rPr>
          <w:noProof/>
        </w:rPr>
        <w:tab/>
      </w:r>
      <w:r>
        <w:rPr>
          <w:noProof/>
        </w:rPr>
        <w:fldChar w:fldCharType="begin"/>
      </w:r>
      <w:r>
        <w:rPr>
          <w:noProof/>
        </w:rPr>
        <w:instrText xml:space="preserve"> PAGEREF _Toc2613560 \h </w:instrText>
      </w:r>
      <w:r>
        <w:rPr>
          <w:noProof/>
        </w:rPr>
      </w:r>
      <w:r>
        <w:rPr>
          <w:noProof/>
        </w:rPr>
        <w:fldChar w:fldCharType="separate"/>
      </w:r>
      <w:r>
        <w:rPr>
          <w:noProof/>
        </w:rPr>
        <w:t>21</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8</w:t>
      </w:r>
      <w:r>
        <w:rPr>
          <w:rFonts w:asciiTheme="minorHAnsi" w:hAnsiTheme="minorHAnsi" w:cstheme="minorBidi"/>
          <w:b w:val="0"/>
          <w:noProof/>
          <w:color w:val="auto"/>
          <w:sz w:val="22"/>
          <w:szCs w:val="22"/>
        </w:rPr>
        <w:tab/>
      </w:r>
      <w:r>
        <w:rPr>
          <w:noProof/>
        </w:rPr>
        <w:t>Development Tool</w:t>
      </w:r>
      <w:r>
        <w:rPr>
          <w:noProof/>
        </w:rPr>
        <w:tab/>
      </w:r>
      <w:r>
        <w:rPr>
          <w:noProof/>
        </w:rPr>
        <w:fldChar w:fldCharType="begin"/>
      </w:r>
      <w:r>
        <w:rPr>
          <w:noProof/>
        </w:rPr>
        <w:instrText xml:space="preserve"> PAGEREF _Toc2613563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8.1</w:t>
      </w:r>
      <w:r>
        <w:rPr>
          <w:rFonts w:asciiTheme="minorHAnsi" w:hAnsiTheme="minorHAnsi" w:cstheme="minorBidi"/>
          <w:noProof/>
        </w:rPr>
        <w:tab/>
      </w:r>
      <w:r>
        <w:rPr>
          <w:noProof/>
        </w:rPr>
        <w:t>Front End Development</w:t>
      </w:r>
      <w:r>
        <w:rPr>
          <w:noProof/>
        </w:rPr>
        <w:tab/>
      </w:r>
      <w:r>
        <w:rPr>
          <w:noProof/>
        </w:rPr>
        <w:fldChar w:fldCharType="begin"/>
      </w:r>
      <w:r>
        <w:rPr>
          <w:noProof/>
        </w:rPr>
        <w:instrText xml:space="preserve"> PAGEREF _Toc2613564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8.2</w:t>
      </w:r>
      <w:r>
        <w:rPr>
          <w:rFonts w:asciiTheme="minorHAnsi" w:hAnsiTheme="minorHAnsi" w:cstheme="minorBidi"/>
          <w:noProof/>
        </w:rPr>
        <w:tab/>
      </w:r>
      <w:r>
        <w:rPr>
          <w:noProof/>
        </w:rPr>
        <w:t>Middleware Development</w:t>
      </w:r>
      <w:r>
        <w:rPr>
          <w:noProof/>
        </w:rPr>
        <w:tab/>
      </w:r>
      <w:r>
        <w:rPr>
          <w:noProof/>
        </w:rPr>
        <w:fldChar w:fldCharType="begin"/>
      </w:r>
      <w:r>
        <w:rPr>
          <w:noProof/>
        </w:rPr>
        <w:instrText xml:space="preserve"> PAGEREF _Toc2613565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8.3</w:t>
      </w:r>
      <w:r>
        <w:rPr>
          <w:rFonts w:asciiTheme="minorHAnsi" w:hAnsiTheme="minorHAnsi" w:cstheme="minorBidi"/>
          <w:noProof/>
        </w:rPr>
        <w:tab/>
      </w:r>
      <w:r>
        <w:rPr>
          <w:noProof/>
        </w:rPr>
        <w:t>Backend Development</w:t>
      </w:r>
      <w:r>
        <w:rPr>
          <w:noProof/>
        </w:rPr>
        <w:tab/>
      </w:r>
      <w:r>
        <w:rPr>
          <w:noProof/>
        </w:rPr>
        <w:fldChar w:fldCharType="begin"/>
      </w:r>
      <w:r>
        <w:rPr>
          <w:noProof/>
        </w:rPr>
        <w:instrText xml:space="preserve"> PAGEREF _Toc2613566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8.4</w:t>
      </w:r>
      <w:r>
        <w:rPr>
          <w:rFonts w:asciiTheme="minorHAnsi" w:hAnsiTheme="minorHAnsi" w:cstheme="minorBidi"/>
          <w:noProof/>
        </w:rPr>
        <w:tab/>
      </w:r>
      <w:r>
        <w:rPr>
          <w:noProof/>
        </w:rPr>
        <w:t>Source Control</w:t>
      </w:r>
      <w:r>
        <w:rPr>
          <w:noProof/>
        </w:rPr>
        <w:tab/>
      </w:r>
      <w:r>
        <w:rPr>
          <w:noProof/>
        </w:rPr>
        <w:fldChar w:fldCharType="begin"/>
      </w:r>
      <w:r>
        <w:rPr>
          <w:noProof/>
        </w:rPr>
        <w:instrText xml:space="preserve"> PAGEREF _Toc2613567 \h </w:instrText>
      </w:r>
      <w:r>
        <w:rPr>
          <w:noProof/>
        </w:rPr>
      </w:r>
      <w:r>
        <w:rPr>
          <w:noProof/>
        </w:rPr>
        <w:fldChar w:fldCharType="separate"/>
      </w:r>
      <w:r>
        <w:rPr>
          <w:noProof/>
        </w:rPr>
        <w:t>23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8.5</w:t>
      </w:r>
      <w:r>
        <w:rPr>
          <w:rFonts w:asciiTheme="minorHAnsi" w:hAnsiTheme="minorHAnsi" w:cstheme="minorBidi"/>
          <w:noProof/>
        </w:rPr>
        <w:tab/>
      </w:r>
      <w:r>
        <w:rPr>
          <w:noProof/>
        </w:rPr>
        <w:t>Development Approach</w:t>
      </w:r>
      <w:r>
        <w:rPr>
          <w:noProof/>
        </w:rPr>
        <w:tab/>
      </w:r>
      <w:r>
        <w:rPr>
          <w:noProof/>
        </w:rPr>
        <w:fldChar w:fldCharType="begin"/>
      </w:r>
      <w:r>
        <w:rPr>
          <w:noProof/>
        </w:rPr>
        <w:instrText xml:space="preserve"> PAGEREF _Toc2613568 \h </w:instrText>
      </w:r>
      <w:r>
        <w:rPr>
          <w:noProof/>
        </w:rPr>
      </w:r>
      <w:r>
        <w:rPr>
          <w:noProof/>
        </w:rPr>
        <w:fldChar w:fldCharType="separate"/>
      </w:r>
      <w:r>
        <w:rPr>
          <w:noProof/>
        </w:rPr>
        <w:t>23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9</w:t>
      </w:r>
      <w:r>
        <w:rPr>
          <w:rFonts w:asciiTheme="minorHAnsi" w:hAnsiTheme="minorHAnsi" w:cstheme="minorBidi"/>
          <w:b w:val="0"/>
          <w:noProof/>
          <w:color w:val="auto"/>
          <w:sz w:val="22"/>
          <w:szCs w:val="22"/>
        </w:rPr>
        <w:tab/>
      </w:r>
      <w:r w:rsidRPr="00AC75F5">
        <w:rPr>
          <w:rFonts w:cs="Trebuchet MS"/>
          <w:noProof/>
        </w:rPr>
        <w:t>Non Functional Requirement</w:t>
      </w:r>
      <w:r>
        <w:rPr>
          <w:noProof/>
        </w:rPr>
        <w:tab/>
      </w:r>
      <w:r>
        <w:rPr>
          <w:noProof/>
        </w:rPr>
        <w:fldChar w:fldCharType="begin"/>
      </w:r>
      <w:r>
        <w:rPr>
          <w:noProof/>
        </w:rPr>
        <w:instrText xml:space="preserve"> PAGEREF _Toc2613569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10</w:t>
      </w:r>
      <w:r>
        <w:rPr>
          <w:rFonts w:asciiTheme="minorHAnsi" w:hAnsiTheme="minorHAnsi" w:cstheme="minorBidi"/>
          <w:b w:val="0"/>
          <w:noProof/>
          <w:color w:val="auto"/>
          <w:sz w:val="22"/>
          <w:szCs w:val="22"/>
        </w:rPr>
        <w:tab/>
      </w:r>
      <w:r w:rsidRPr="00AC75F5">
        <w:rPr>
          <w:rFonts w:cs="Trebuchet MS"/>
          <w:noProof/>
        </w:rPr>
        <w:t>Pre-requisites</w:t>
      </w:r>
      <w:r>
        <w:rPr>
          <w:noProof/>
        </w:rPr>
        <w:tab/>
      </w:r>
      <w:r>
        <w:rPr>
          <w:noProof/>
        </w:rPr>
        <w:fldChar w:fldCharType="begin"/>
      </w:r>
      <w:r>
        <w:rPr>
          <w:noProof/>
        </w:rPr>
        <w:instrText xml:space="preserve"> PAGEREF _Toc2613570 \h </w:instrText>
      </w:r>
      <w:r>
        <w:rPr>
          <w:noProof/>
        </w:rPr>
      </w:r>
      <w:r>
        <w:rPr>
          <w:noProof/>
        </w:rPr>
        <w:fldChar w:fldCharType="separate"/>
      </w:r>
      <w:r>
        <w:rPr>
          <w:noProof/>
        </w:rPr>
        <w:t>26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11</w:t>
      </w:r>
      <w:r>
        <w:rPr>
          <w:rFonts w:asciiTheme="minorHAnsi" w:hAnsiTheme="minorHAnsi" w:cstheme="minorBidi"/>
          <w:b w:val="0"/>
          <w:noProof/>
          <w:color w:val="auto"/>
          <w:sz w:val="22"/>
          <w:szCs w:val="22"/>
        </w:rPr>
        <w:tab/>
      </w:r>
      <w:r>
        <w:rPr>
          <w:noProof/>
        </w:rPr>
        <w:t>Front end Architecture using Angular 7</w:t>
      </w:r>
      <w:r>
        <w:rPr>
          <w:noProof/>
        </w:rPr>
        <w:tab/>
      </w:r>
      <w:r>
        <w:rPr>
          <w:noProof/>
        </w:rPr>
        <w:fldChar w:fldCharType="begin"/>
      </w:r>
      <w:r>
        <w:rPr>
          <w:noProof/>
        </w:rPr>
        <w:instrText xml:space="preserve"> PAGEREF _Toc2613571 \h </w:instrText>
      </w:r>
      <w:r>
        <w:rPr>
          <w:noProof/>
        </w:rPr>
      </w:r>
      <w:r>
        <w:rPr>
          <w:noProof/>
        </w:rPr>
        <w:fldChar w:fldCharType="separate"/>
      </w:r>
      <w:r>
        <w:rPr>
          <w:noProof/>
        </w:rPr>
        <w:t>28</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12</w:t>
      </w:r>
      <w:r>
        <w:rPr>
          <w:rFonts w:asciiTheme="minorHAnsi" w:hAnsiTheme="minorHAnsi" w:cstheme="minorBidi"/>
          <w:b w:val="0"/>
          <w:noProof/>
          <w:color w:val="auto"/>
          <w:sz w:val="22"/>
          <w:szCs w:val="22"/>
        </w:rPr>
        <w:tab/>
      </w:r>
      <w:r>
        <w:rPr>
          <w:noProof/>
        </w:rPr>
        <w:t>DevOps</w:t>
      </w:r>
      <w:r>
        <w:rPr>
          <w:noProof/>
        </w:rPr>
        <w:tab/>
      </w:r>
      <w:r>
        <w:rPr>
          <w:noProof/>
        </w:rPr>
        <w:fldChar w:fldCharType="begin"/>
      </w:r>
      <w:r>
        <w:rPr>
          <w:noProof/>
        </w:rPr>
        <w:instrText xml:space="preserve"> PAGEREF _Toc2613572 \h </w:instrText>
      </w:r>
      <w:r>
        <w:rPr>
          <w:noProof/>
        </w:rPr>
      </w:r>
      <w:r>
        <w:rPr>
          <w:noProof/>
        </w:rPr>
        <w:fldChar w:fldCharType="separate"/>
      </w:r>
      <w:r>
        <w:rPr>
          <w:noProof/>
        </w:rPr>
        <w:t>30</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13</w:t>
      </w:r>
      <w:r>
        <w:rPr>
          <w:rFonts w:asciiTheme="minorHAnsi" w:hAnsiTheme="minorHAnsi" w:cstheme="minorBidi"/>
          <w:b w:val="0"/>
          <w:noProof/>
          <w:color w:val="auto"/>
          <w:sz w:val="22"/>
          <w:szCs w:val="22"/>
        </w:rPr>
        <w:tab/>
      </w:r>
      <w:r>
        <w:rPr>
          <w:noProof/>
        </w:rPr>
        <w:t>Microservice Technical Architecture</w:t>
      </w:r>
      <w:r>
        <w:rPr>
          <w:noProof/>
        </w:rPr>
        <w:tab/>
      </w:r>
      <w:r>
        <w:rPr>
          <w:noProof/>
        </w:rPr>
        <w:fldChar w:fldCharType="begin"/>
      </w:r>
      <w:r>
        <w:rPr>
          <w:noProof/>
        </w:rPr>
        <w:instrText xml:space="preserve"> PAGEREF _Toc2613573 \h </w:instrText>
      </w:r>
      <w:r>
        <w:rPr>
          <w:noProof/>
        </w:rPr>
      </w:r>
      <w:r>
        <w:rPr>
          <w:noProof/>
        </w:rPr>
        <w:fldChar w:fldCharType="separate"/>
      </w:r>
      <w:r>
        <w:rPr>
          <w:noProof/>
        </w:rPr>
        <w:t>33</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14</w:t>
      </w:r>
      <w:r>
        <w:rPr>
          <w:rFonts w:asciiTheme="minorHAnsi" w:hAnsiTheme="minorHAnsi" w:cstheme="minorBidi"/>
          <w:b w:val="0"/>
          <w:noProof/>
          <w:color w:val="auto"/>
          <w:sz w:val="22"/>
          <w:szCs w:val="22"/>
        </w:rPr>
        <w:tab/>
      </w:r>
      <w:r>
        <w:rPr>
          <w:noProof/>
        </w:rPr>
        <w:t>Frontend Technical Architecture</w:t>
      </w:r>
      <w:r>
        <w:rPr>
          <w:noProof/>
        </w:rPr>
        <w:tab/>
      </w:r>
      <w:r>
        <w:rPr>
          <w:noProof/>
        </w:rPr>
        <w:fldChar w:fldCharType="begin"/>
      </w:r>
      <w:r>
        <w:rPr>
          <w:noProof/>
        </w:rPr>
        <w:instrText xml:space="preserve"> PAGEREF _Toc2613574 \h </w:instrText>
      </w:r>
      <w:r>
        <w:rPr>
          <w:noProof/>
        </w:rPr>
      </w:r>
      <w:r>
        <w:rPr>
          <w:noProof/>
        </w:rPr>
        <w:fldChar w:fldCharType="separate"/>
      </w:r>
      <w:r>
        <w:rPr>
          <w:noProof/>
        </w:rPr>
        <w:t>36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15</w:t>
      </w:r>
      <w:r>
        <w:rPr>
          <w:rFonts w:asciiTheme="minorHAnsi" w:hAnsiTheme="minorHAnsi" w:cstheme="minorBidi"/>
          <w:b w:val="0"/>
          <w:noProof/>
          <w:color w:val="auto"/>
          <w:sz w:val="22"/>
          <w:szCs w:val="22"/>
        </w:rPr>
        <w:tab/>
      </w:r>
      <w:r>
        <w:rPr>
          <w:noProof/>
        </w:rPr>
        <w:t>Features</w:t>
      </w:r>
      <w:r>
        <w:rPr>
          <w:noProof/>
        </w:rPr>
        <w:tab/>
      </w:r>
      <w:r>
        <w:rPr>
          <w:noProof/>
        </w:rPr>
        <w:fldChar w:fldCharType="begin"/>
      </w:r>
      <w:r>
        <w:rPr>
          <w:noProof/>
        </w:rPr>
        <w:instrText xml:space="preserve"> PAGEREF _Toc2613575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15.1</w:t>
      </w:r>
      <w:r>
        <w:rPr>
          <w:rFonts w:asciiTheme="minorHAnsi" w:hAnsiTheme="minorHAnsi" w:cstheme="minorBidi"/>
          <w:noProof/>
        </w:rPr>
        <w:tab/>
      </w:r>
      <w:r>
        <w:rPr>
          <w:noProof/>
        </w:rPr>
        <w:t>Login</w:t>
      </w:r>
      <w:r>
        <w:rPr>
          <w:noProof/>
        </w:rPr>
        <w:tab/>
      </w:r>
      <w:r>
        <w:rPr>
          <w:noProof/>
        </w:rPr>
        <w:fldChar w:fldCharType="begin"/>
      </w:r>
      <w:r>
        <w:rPr>
          <w:noProof/>
        </w:rPr>
        <w:instrText xml:space="preserve"> PAGEREF _Toc2613576 \h </w:instrText>
      </w:r>
      <w:r>
        <w:rPr>
          <w:noProof/>
        </w:rPr>
      </w:r>
      <w:r>
        <w:rPr>
          <w:noProof/>
        </w:rPr>
        <w:fldChar w:fldCharType="separate"/>
      </w:r>
      <w:r>
        <w:rPr>
          <w:noProof/>
        </w:rPr>
        <w:t>37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15.2</w:t>
      </w:r>
      <w:r>
        <w:rPr>
          <w:rFonts w:asciiTheme="minorHAnsi" w:hAnsiTheme="minorHAnsi" w:cstheme="minorBidi"/>
          <w:noProof/>
        </w:rPr>
        <w:tab/>
      </w:r>
      <w:r>
        <w:rPr>
          <w:noProof/>
        </w:rPr>
        <w:t>Authorization</w:t>
      </w:r>
      <w:r>
        <w:rPr>
          <w:noProof/>
        </w:rPr>
        <w:tab/>
      </w:r>
      <w:r>
        <w:rPr>
          <w:noProof/>
        </w:rPr>
        <w:fldChar w:fldCharType="begin"/>
      </w:r>
      <w:r>
        <w:rPr>
          <w:noProof/>
        </w:rPr>
        <w:instrText xml:space="preserve"> PAGEREF _Toc2613577 \h </w:instrText>
      </w:r>
      <w:r>
        <w:rPr>
          <w:noProof/>
        </w:rPr>
      </w:r>
      <w:r>
        <w:rPr>
          <w:noProof/>
        </w:rPr>
        <w:fldChar w:fldCharType="separate"/>
      </w:r>
      <w:r>
        <w:rPr>
          <w:noProof/>
        </w:rPr>
        <w:t>41</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15.3</w:t>
      </w:r>
      <w:r>
        <w:rPr>
          <w:rFonts w:asciiTheme="minorHAnsi" w:hAnsiTheme="minorHAnsi" w:cstheme="minorBidi"/>
          <w:noProof/>
        </w:rPr>
        <w:tab/>
      </w:r>
      <w:r>
        <w:rPr>
          <w:noProof/>
        </w:rPr>
        <w:t>Customer - Landing Page</w:t>
      </w:r>
      <w:r>
        <w:rPr>
          <w:noProof/>
        </w:rPr>
        <w:tab/>
      </w:r>
      <w:r>
        <w:rPr>
          <w:noProof/>
        </w:rPr>
        <w:fldChar w:fldCharType="begin"/>
      </w:r>
      <w:r>
        <w:rPr>
          <w:noProof/>
        </w:rPr>
        <w:instrText xml:space="preserve"> PAGEREF _Toc2613578 \h </w:instrText>
      </w:r>
      <w:r>
        <w:rPr>
          <w:noProof/>
        </w:rPr>
      </w:r>
      <w:r>
        <w:rPr>
          <w:noProof/>
        </w:rPr>
        <w:fldChar w:fldCharType="separate"/>
      </w:r>
      <w:r>
        <w:rPr>
          <w:noProof/>
        </w:rPr>
        <w:t>42</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15.4</w:t>
      </w:r>
      <w:r>
        <w:rPr>
          <w:rFonts w:asciiTheme="minorHAnsi" w:hAnsiTheme="minorHAnsi" w:cstheme="minorBidi"/>
          <w:noProof/>
        </w:rPr>
        <w:tab/>
      </w:r>
      <w:r>
        <w:rPr>
          <w:noProof/>
        </w:rPr>
        <w:t>Agent - Landing Page</w:t>
      </w:r>
      <w:r>
        <w:rPr>
          <w:noProof/>
        </w:rPr>
        <w:tab/>
      </w:r>
      <w:r>
        <w:rPr>
          <w:noProof/>
        </w:rPr>
        <w:fldChar w:fldCharType="begin"/>
      </w:r>
      <w:r>
        <w:rPr>
          <w:noProof/>
        </w:rPr>
        <w:instrText xml:space="preserve"> PAGEREF _Toc2613579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15.5</w:t>
      </w:r>
      <w:r>
        <w:rPr>
          <w:rFonts w:asciiTheme="minorHAnsi" w:hAnsiTheme="minorHAnsi" w:cstheme="minorBidi"/>
          <w:noProof/>
        </w:rPr>
        <w:tab/>
      </w:r>
      <w:r>
        <w:rPr>
          <w:noProof/>
        </w:rPr>
        <w:t>Customer – Raise Travel Request</w:t>
      </w:r>
      <w:r>
        <w:rPr>
          <w:noProof/>
        </w:rPr>
        <w:tab/>
      </w:r>
      <w:r>
        <w:rPr>
          <w:noProof/>
        </w:rPr>
        <w:fldChar w:fldCharType="begin"/>
      </w:r>
      <w:r>
        <w:rPr>
          <w:noProof/>
        </w:rPr>
        <w:instrText xml:space="preserve"> PAGEREF _Toc2613580 \h </w:instrText>
      </w:r>
      <w:r>
        <w:rPr>
          <w:noProof/>
        </w:rPr>
      </w:r>
      <w:r>
        <w:rPr>
          <w:noProof/>
        </w:rPr>
        <w:fldChar w:fldCharType="separate"/>
      </w:r>
      <w:r>
        <w:rPr>
          <w:noProof/>
        </w:rPr>
        <w:t>43</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15.6</w:t>
      </w:r>
      <w:r>
        <w:rPr>
          <w:rFonts w:asciiTheme="minorHAnsi" w:hAnsiTheme="minorHAnsi" w:cstheme="minorBidi"/>
          <w:noProof/>
        </w:rPr>
        <w:tab/>
      </w:r>
      <w:r>
        <w:rPr>
          <w:noProof/>
        </w:rPr>
        <w:t>Customer – Approve Travel Request</w:t>
      </w:r>
      <w:r>
        <w:rPr>
          <w:noProof/>
        </w:rPr>
        <w:tab/>
      </w:r>
      <w:r>
        <w:rPr>
          <w:noProof/>
        </w:rPr>
        <w:fldChar w:fldCharType="begin"/>
      </w:r>
      <w:r>
        <w:rPr>
          <w:noProof/>
        </w:rPr>
        <w:instrText xml:space="preserve"> PAGEREF _Toc2613581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15.7</w:t>
      </w:r>
      <w:r>
        <w:rPr>
          <w:rFonts w:asciiTheme="minorHAnsi" w:hAnsiTheme="minorHAnsi" w:cstheme="minorBidi"/>
          <w:noProof/>
        </w:rPr>
        <w:tab/>
      </w:r>
      <w:r>
        <w:rPr>
          <w:noProof/>
        </w:rPr>
        <w:t>Agent – Search Travel Request</w:t>
      </w:r>
      <w:r>
        <w:rPr>
          <w:noProof/>
        </w:rPr>
        <w:tab/>
      </w:r>
      <w:r>
        <w:rPr>
          <w:noProof/>
        </w:rPr>
        <w:fldChar w:fldCharType="begin"/>
      </w:r>
      <w:r>
        <w:rPr>
          <w:noProof/>
        </w:rPr>
        <w:instrText xml:space="preserve"> PAGEREF _Toc2613582 \h </w:instrText>
      </w:r>
      <w:r>
        <w:rPr>
          <w:noProof/>
        </w:rPr>
      </w:r>
      <w:r>
        <w:rPr>
          <w:noProof/>
        </w:rPr>
        <w:fldChar w:fldCharType="separate"/>
      </w:r>
      <w:r>
        <w:rPr>
          <w:noProof/>
        </w:rPr>
        <w:t>44</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15.8</w:t>
      </w:r>
      <w:r>
        <w:rPr>
          <w:rFonts w:asciiTheme="minorHAnsi" w:hAnsiTheme="minorHAnsi" w:cstheme="minorBidi"/>
          <w:noProof/>
        </w:rPr>
        <w:tab/>
      </w:r>
      <w:r>
        <w:rPr>
          <w:noProof/>
        </w:rPr>
        <w:t>Agent – Submit Travel Request</w:t>
      </w:r>
      <w:r>
        <w:rPr>
          <w:noProof/>
        </w:rPr>
        <w:tab/>
      </w:r>
      <w:r>
        <w:rPr>
          <w:noProof/>
        </w:rPr>
        <w:fldChar w:fldCharType="begin"/>
      </w:r>
      <w:r>
        <w:rPr>
          <w:noProof/>
        </w:rPr>
        <w:instrText xml:space="preserve"> PAGEREF _Toc2613583 \h </w:instrText>
      </w:r>
      <w:r>
        <w:rPr>
          <w:noProof/>
        </w:rPr>
      </w:r>
      <w:r>
        <w:rPr>
          <w:noProof/>
        </w:rPr>
        <w:fldChar w:fldCharType="separate"/>
      </w:r>
      <w:r>
        <w:rPr>
          <w:noProof/>
        </w:rPr>
        <w:t>45</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15.9</w:t>
      </w:r>
      <w:r>
        <w:rPr>
          <w:rFonts w:asciiTheme="minorHAnsi" w:hAnsiTheme="minorHAnsi" w:cstheme="minorBidi"/>
          <w:noProof/>
        </w:rPr>
        <w:tab/>
      </w:r>
      <w:r>
        <w:rPr>
          <w:noProof/>
        </w:rPr>
        <w:t>Notification</w:t>
      </w:r>
      <w:r>
        <w:rPr>
          <w:noProof/>
        </w:rPr>
        <w:tab/>
      </w:r>
      <w:r>
        <w:rPr>
          <w:noProof/>
        </w:rPr>
        <w:fldChar w:fldCharType="begin"/>
      </w:r>
      <w:r>
        <w:rPr>
          <w:noProof/>
        </w:rPr>
        <w:instrText xml:space="preserve"> PAGEREF _Toc2613584 \h </w:instrText>
      </w:r>
      <w:r>
        <w:rPr>
          <w:noProof/>
        </w:rPr>
      </w:r>
      <w:r>
        <w:rPr>
          <w:noProof/>
        </w:rPr>
        <w:fldChar w:fldCharType="separate"/>
      </w:r>
      <w:r>
        <w:rPr>
          <w:noProof/>
        </w:rPr>
        <w:t>45</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cs="Trebuchet MS"/>
          <w:noProof/>
        </w:rPr>
        <w:t>16</w:t>
      </w:r>
      <w:r>
        <w:rPr>
          <w:rFonts w:asciiTheme="minorHAnsi" w:hAnsiTheme="minorHAnsi" w:cstheme="minorBidi"/>
          <w:b w:val="0"/>
          <w:noProof/>
          <w:color w:val="auto"/>
          <w:sz w:val="22"/>
          <w:szCs w:val="22"/>
        </w:rPr>
        <w:tab/>
      </w:r>
      <w:r w:rsidRPr="00AC75F5">
        <w:rPr>
          <w:rFonts w:cs="Trebuchet MS"/>
          <w:noProof/>
        </w:rPr>
        <w:t>Third party integration</w:t>
      </w:r>
      <w:r>
        <w:rPr>
          <w:noProof/>
        </w:rPr>
        <w:tab/>
      </w:r>
      <w:r>
        <w:rPr>
          <w:noProof/>
        </w:rPr>
        <w:fldChar w:fldCharType="begin"/>
      </w:r>
      <w:r>
        <w:rPr>
          <w:noProof/>
        </w:rPr>
        <w:instrText xml:space="preserve"> PAGEREF _Toc2613585 \h </w:instrText>
      </w:r>
      <w:r>
        <w:rPr>
          <w:noProof/>
        </w:rPr>
      </w:r>
      <w:r>
        <w:rPr>
          <w:noProof/>
        </w:rPr>
        <w:fldChar w:fldCharType="separate"/>
      </w:r>
      <w:r>
        <w:rPr>
          <w:noProof/>
        </w:rPr>
        <w:t>46</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lastRenderedPageBreak/>
        <w:t>17</w:t>
      </w:r>
      <w:r>
        <w:rPr>
          <w:rFonts w:asciiTheme="minorHAnsi" w:hAnsiTheme="minorHAnsi" w:cstheme="minorBidi"/>
          <w:b w:val="0"/>
          <w:noProof/>
          <w:color w:val="auto"/>
          <w:sz w:val="22"/>
          <w:szCs w:val="22"/>
        </w:rPr>
        <w:tab/>
      </w:r>
      <w:r w:rsidRPr="00AC75F5">
        <w:rPr>
          <w:rFonts w:cs="Trebuchet MS"/>
          <w:noProof/>
        </w:rPr>
        <w:t>Risks, Constraints, Limitations &amp; Issues</w:t>
      </w:r>
      <w:r>
        <w:rPr>
          <w:noProof/>
        </w:rPr>
        <w:tab/>
      </w:r>
      <w:r>
        <w:rPr>
          <w:noProof/>
        </w:rPr>
        <w:fldChar w:fldCharType="begin"/>
      </w:r>
      <w:r>
        <w:rPr>
          <w:noProof/>
        </w:rPr>
        <w:instrText xml:space="preserve"> PAGEREF _Toc2613586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17.1</w:t>
      </w:r>
      <w:r>
        <w:rPr>
          <w:rFonts w:asciiTheme="minorHAnsi" w:hAnsiTheme="minorHAnsi" w:cstheme="minorBidi"/>
          <w:noProof/>
        </w:rPr>
        <w:tab/>
      </w:r>
      <w:r>
        <w:rPr>
          <w:noProof/>
        </w:rPr>
        <w:t>Risks</w:t>
      </w:r>
      <w:r>
        <w:rPr>
          <w:noProof/>
        </w:rPr>
        <w:tab/>
      </w:r>
      <w:r>
        <w:rPr>
          <w:noProof/>
        </w:rPr>
        <w:fldChar w:fldCharType="begin"/>
      </w:r>
      <w:r>
        <w:rPr>
          <w:noProof/>
        </w:rPr>
        <w:instrText xml:space="preserve"> PAGEREF _Toc2613587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17.2</w:t>
      </w:r>
      <w:r>
        <w:rPr>
          <w:rFonts w:asciiTheme="minorHAnsi" w:hAnsiTheme="minorHAnsi" w:cstheme="minorBidi"/>
          <w:noProof/>
        </w:rPr>
        <w:tab/>
      </w:r>
      <w:r>
        <w:rPr>
          <w:noProof/>
        </w:rPr>
        <w:t>Constraints</w:t>
      </w:r>
      <w:r>
        <w:rPr>
          <w:noProof/>
        </w:rPr>
        <w:tab/>
      </w:r>
      <w:r>
        <w:rPr>
          <w:noProof/>
        </w:rPr>
        <w:fldChar w:fldCharType="begin"/>
      </w:r>
      <w:r>
        <w:rPr>
          <w:noProof/>
        </w:rPr>
        <w:instrText xml:space="preserve"> PAGEREF _Toc2613588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i/>
          <w:noProof/>
          <w:color w:val="4F81BD"/>
        </w:rPr>
        <w:t>17.3</w:t>
      </w:r>
      <w:r>
        <w:rPr>
          <w:rFonts w:asciiTheme="minorHAnsi" w:hAnsiTheme="minorHAnsi" w:cstheme="minorBidi"/>
          <w:noProof/>
        </w:rPr>
        <w:tab/>
      </w:r>
      <w:r>
        <w:rPr>
          <w:noProof/>
        </w:rPr>
        <w:t>Limitations</w:t>
      </w:r>
      <w:r>
        <w:rPr>
          <w:noProof/>
        </w:rPr>
        <w:tab/>
      </w:r>
      <w:r>
        <w:rPr>
          <w:noProof/>
        </w:rPr>
        <w:fldChar w:fldCharType="begin"/>
      </w:r>
      <w:r>
        <w:rPr>
          <w:noProof/>
        </w:rPr>
        <w:instrText xml:space="preserve"> PAGEREF _Toc2613589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17.4</w:t>
      </w:r>
      <w:r>
        <w:rPr>
          <w:rFonts w:asciiTheme="minorHAnsi" w:hAnsiTheme="minorHAnsi" w:cstheme="minorBidi"/>
          <w:noProof/>
        </w:rPr>
        <w:tab/>
      </w:r>
      <w:r>
        <w:rPr>
          <w:noProof/>
        </w:rPr>
        <w:t>Issues</w:t>
      </w:r>
      <w:r>
        <w:rPr>
          <w:noProof/>
        </w:rPr>
        <w:tab/>
      </w:r>
      <w:r>
        <w:rPr>
          <w:noProof/>
        </w:rPr>
        <w:fldChar w:fldCharType="begin"/>
      </w:r>
      <w:r>
        <w:rPr>
          <w:noProof/>
        </w:rPr>
        <w:instrText xml:space="preserve"> PAGEREF _Toc2613590 \h </w:instrText>
      </w:r>
      <w:r>
        <w:rPr>
          <w:noProof/>
        </w:rPr>
      </w:r>
      <w:r>
        <w:rPr>
          <w:noProof/>
        </w:rPr>
        <w:fldChar w:fldCharType="separate"/>
      </w:r>
      <w:r>
        <w:rPr>
          <w:noProof/>
        </w:rPr>
        <w:t>47</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17.5</w:t>
      </w:r>
      <w:r>
        <w:rPr>
          <w:rFonts w:asciiTheme="minorHAnsi" w:hAnsiTheme="minorHAnsi" w:cstheme="minorBidi"/>
          <w:noProof/>
        </w:rPr>
        <w:tab/>
      </w:r>
      <w:r>
        <w:rPr>
          <w:noProof/>
        </w:rPr>
        <w:t>Dependencies</w:t>
      </w:r>
      <w:r>
        <w:rPr>
          <w:noProof/>
        </w:rPr>
        <w:tab/>
      </w:r>
      <w:r>
        <w:rPr>
          <w:noProof/>
        </w:rPr>
        <w:fldChar w:fldCharType="begin"/>
      </w:r>
      <w:r>
        <w:rPr>
          <w:noProof/>
        </w:rPr>
        <w:instrText xml:space="preserve"> PAGEREF _Toc2613591 \h </w:instrText>
      </w:r>
      <w:r>
        <w:rPr>
          <w:noProof/>
        </w:rPr>
      </w:r>
      <w:r>
        <w:rPr>
          <w:noProof/>
        </w:rPr>
        <w:fldChar w:fldCharType="separate"/>
      </w:r>
      <w:r>
        <w:rPr>
          <w:noProof/>
        </w:rPr>
        <w:t>47</w:t>
      </w:r>
      <w:r>
        <w:rPr>
          <w:noProof/>
        </w:rPr>
        <w:fldChar w:fldCharType="end"/>
      </w:r>
    </w:p>
    <w:p w:rsidR="00187E6B" w:rsidRDefault="00187E6B">
      <w:pPr>
        <w:pStyle w:val="TOC1"/>
        <w:rPr>
          <w:rFonts w:asciiTheme="minorHAnsi" w:hAnsiTheme="minorHAnsi" w:cstheme="minorBidi"/>
          <w:b w:val="0"/>
          <w:noProof/>
          <w:color w:val="auto"/>
          <w:sz w:val="22"/>
          <w:szCs w:val="22"/>
        </w:rPr>
      </w:pPr>
      <w:r w:rsidRPr="00AC75F5">
        <w:rPr>
          <w:rFonts w:ascii="Calibri" w:hAnsi="Calibri"/>
          <w:noProof/>
        </w:rPr>
        <w:t>18</w:t>
      </w:r>
      <w:r>
        <w:rPr>
          <w:rFonts w:asciiTheme="minorHAnsi" w:hAnsiTheme="minorHAnsi" w:cstheme="minorBidi"/>
          <w:b w:val="0"/>
          <w:noProof/>
          <w:color w:val="auto"/>
          <w:sz w:val="22"/>
          <w:szCs w:val="22"/>
        </w:rPr>
        <w:tab/>
      </w:r>
      <w:r w:rsidRPr="00AC75F5">
        <w:rPr>
          <w:rFonts w:cs="Trebuchet MS"/>
          <w:noProof/>
        </w:rPr>
        <w:t>Appendix</w:t>
      </w:r>
      <w:r>
        <w:rPr>
          <w:noProof/>
        </w:rPr>
        <w:tab/>
      </w:r>
      <w:r>
        <w:rPr>
          <w:noProof/>
        </w:rPr>
        <w:fldChar w:fldCharType="begin"/>
      </w:r>
      <w:r>
        <w:rPr>
          <w:noProof/>
        </w:rPr>
        <w:instrText xml:space="preserve"> PAGEREF _Toc2613592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18.1</w:t>
      </w:r>
      <w:r>
        <w:rPr>
          <w:rFonts w:asciiTheme="minorHAnsi" w:hAnsiTheme="minorHAnsi" w:cstheme="minorBidi"/>
          <w:noProof/>
        </w:rPr>
        <w:tab/>
      </w:r>
      <w:r>
        <w:rPr>
          <w:noProof/>
        </w:rPr>
        <w:t>Project Standards and Conventions</w:t>
      </w:r>
      <w:r>
        <w:rPr>
          <w:noProof/>
        </w:rPr>
        <w:tab/>
      </w:r>
      <w:r>
        <w:rPr>
          <w:noProof/>
        </w:rPr>
        <w:fldChar w:fldCharType="begin"/>
      </w:r>
      <w:r>
        <w:rPr>
          <w:noProof/>
        </w:rPr>
        <w:instrText xml:space="preserve"> PAGEREF _Toc2613593 \h </w:instrText>
      </w:r>
      <w:r>
        <w:rPr>
          <w:noProof/>
        </w:rPr>
      </w:r>
      <w:r>
        <w:rPr>
          <w:noProof/>
        </w:rPr>
        <w:fldChar w:fldCharType="separate"/>
      </w:r>
      <w:r>
        <w:rPr>
          <w:noProof/>
        </w:rPr>
        <w:t>48</w:t>
      </w:r>
      <w:r>
        <w:rPr>
          <w:noProof/>
        </w:rPr>
        <w:fldChar w:fldCharType="end"/>
      </w:r>
    </w:p>
    <w:p w:rsidR="00187E6B" w:rsidRDefault="00187E6B">
      <w:pPr>
        <w:pStyle w:val="TOC2"/>
        <w:rPr>
          <w:rFonts w:asciiTheme="minorHAnsi" w:hAnsiTheme="minorHAnsi" w:cstheme="minorBidi"/>
          <w:noProof/>
        </w:rPr>
      </w:pPr>
      <w:r w:rsidRPr="00AC75F5">
        <w:rPr>
          <w:rFonts w:ascii="Cambria" w:hAnsi="Cambria" w:cs="Cambria"/>
          <w:noProof/>
          <w:color w:val="4F81BD"/>
        </w:rPr>
        <w:t>18.2</w:t>
      </w:r>
      <w:r>
        <w:rPr>
          <w:rFonts w:asciiTheme="minorHAnsi" w:hAnsiTheme="minorHAnsi" w:cstheme="minorBidi"/>
          <w:noProof/>
        </w:rPr>
        <w:tab/>
      </w:r>
      <w:r>
        <w:rPr>
          <w:noProof/>
        </w:rPr>
        <w:t>Development</w:t>
      </w:r>
      <w:r w:rsidRPr="00AC75F5">
        <w:rPr>
          <w:rFonts w:eastAsia="Batang"/>
          <w:noProof/>
        </w:rPr>
        <w:t xml:space="preserve"> Environment Parameters</w:t>
      </w:r>
      <w:r>
        <w:rPr>
          <w:noProof/>
        </w:rPr>
        <w:tab/>
      </w:r>
      <w:r>
        <w:rPr>
          <w:noProof/>
        </w:rPr>
        <w:fldChar w:fldCharType="begin"/>
      </w:r>
      <w:r>
        <w:rPr>
          <w:noProof/>
        </w:rPr>
        <w:instrText xml:space="preserve"> PAGEREF _Toc2613594 \h </w:instrText>
      </w:r>
      <w:r>
        <w:rPr>
          <w:noProof/>
        </w:rPr>
      </w:r>
      <w:r>
        <w:rPr>
          <w:noProof/>
        </w:rPr>
        <w:fldChar w:fldCharType="separate"/>
      </w:r>
      <w:r>
        <w:rPr>
          <w:noProof/>
        </w:rPr>
        <w:t>48</w:t>
      </w:r>
      <w:r>
        <w:rPr>
          <w:noProof/>
        </w:rPr>
        <w:fldChar w:fldCharType="end"/>
      </w:r>
    </w:p>
    <w:p w:rsidR="00F94C38" w:rsidRPr="00004E09" w:rsidRDefault="00257998" w:rsidP="00D86845">
      <w:pPr>
        <w:tabs>
          <w:tab w:val="center" w:pos="4680"/>
        </w:tabs>
        <w:rPr>
          <w:sz w:val="18"/>
        </w:rPr>
      </w:pPr>
      <w:r w:rsidRPr="00004E09">
        <w:rPr>
          <w:sz w:val="14"/>
        </w:rPr>
        <w:fldChar w:fldCharType="end"/>
      </w:r>
      <w:r w:rsidR="00F94C38" w:rsidRPr="00004E09">
        <w:rPr>
          <w:sz w:val="18"/>
        </w:rPr>
        <w:br w:type="page"/>
      </w:r>
    </w:p>
    <w:p w:rsidR="00A1175C" w:rsidRDefault="00A1175C" w:rsidP="00BD2F2D">
      <w:pPr>
        <w:pStyle w:val="Heading1"/>
        <w:pageBreakBefore/>
        <w:numPr>
          <w:ilvl w:val="0"/>
          <w:numId w:val="7"/>
        </w:numPr>
        <w:suppressAutoHyphens/>
        <w:spacing w:before="480" w:after="0" w:line="276" w:lineRule="auto"/>
        <w:rPr>
          <w:rFonts w:cs="Trebuchet MS"/>
        </w:rPr>
      </w:pPr>
      <w:bookmarkStart w:id="0" w:name="_Toc514762896"/>
      <w:bookmarkStart w:id="1" w:name="_Toc2613543"/>
      <w:r w:rsidRPr="0071675C">
        <w:rPr>
          <w:rFonts w:cs="Trebuchet MS"/>
        </w:rPr>
        <w:lastRenderedPageBreak/>
        <w:t>Introduction</w:t>
      </w:r>
      <w:bookmarkEnd w:id="0"/>
      <w:bookmarkEnd w:id="1"/>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ATPI CrewLink™ is a travel workflow management tool, specifically designed for the international Shipping and Energy industries. ATPI CrewLink™ will integrate with internal or third-party crew management tools and enables you to manage the entire travel life cycle from scheduling, via travel management to reporting. All in one global platform.</w:t>
      </w:r>
    </w:p>
    <w:p w:rsidR="00C26DBD" w:rsidRPr="00A5546E" w:rsidRDefault="00C26DBD" w:rsidP="00A5546E">
      <w:pPr>
        <w:pStyle w:val="NormalWeb"/>
        <w:spacing w:after="115"/>
        <w:rPr>
          <w:rFonts w:ascii="Calibri" w:hAnsi="Calibri" w:cs="Calibri"/>
          <w:color w:val="000000"/>
          <w:lang w:val="en"/>
        </w:rPr>
      </w:pPr>
      <w:r w:rsidRPr="00A5546E">
        <w:rPr>
          <w:rFonts w:ascii="Calibri" w:hAnsi="Calibri" w:cs="Calibri"/>
          <w:color w:val="000000"/>
          <w:lang w:val="en"/>
        </w:rPr>
        <w:t xml:space="preserve">Using ATPI CrewLink™ leads to better control, greater process compliance and optimised </w:t>
      </w:r>
      <w:r w:rsidR="00A5546E" w:rsidRPr="00A5546E">
        <w:rPr>
          <w:rFonts w:ascii="Calibri" w:hAnsi="Calibri" w:cs="Calibri"/>
          <w:color w:val="000000"/>
          <w:lang w:val="en"/>
        </w:rPr>
        <w:t>traveler</w:t>
      </w:r>
      <w:r w:rsidRPr="00A5546E">
        <w:rPr>
          <w:rFonts w:ascii="Calibri" w:hAnsi="Calibri" w:cs="Calibri"/>
          <w:color w:val="000000"/>
          <w:lang w:val="en"/>
        </w:rPr>
        <w:t xml:space="preserve"> safety. With incremental cost savings as a result.</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Operational efficiencies around </w:t>
      </w:r>
      <w:r w:rsidR="00A5546E" w:rsidRPr="00A5546E">
        <w:rPr>
          <w:rFonts w:ascii="Calibri" w:hAnsi="Calibri" w:cs="Calibri"/>
          <w:color w:val="000000"/>
          <w:lang w:val="en"/>
        </w:rPr>
        <w:t>labor</w:t>
      </w:r>
      <w:r w:rsidRPr="00A5546E">
        <w:rPr>
          <w:rFonts w:ascii="Calibri" w:hAnsi="Calibri" w:cs="Calibri"/>
          <w:color w:val="000000"/>
          <w:lang w:val="en"/>
        </w:rPr>
        <w:t xml:space="preserve"> intensive, manual processes and double work</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Cost efficiencies by eliminating disparity of systems and enhanced quality control</w:t>
      </w:r>
    </w:p>
    <w:p w:rsidR="00C26DBD" w:rsidRPr="00A5546E" w:rsidRDefault="00A5546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Optimized</w:t>
      </w:r>
      <w:r w:rsidR="00C26DBD" w:rsidRPr="00A5546E">
        <w:rPr>
          <w:rFonts w:ascii="Calibri" w:hAnsi="Calibri" w:cs="Calibri"/>
          <w:color w:val="000000"/>
          <w:lang w:val="en"/>
        </w:rPr>
        <w:t xml:space="preserve"> travel policy compliance</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Visibility of crew or </w:t>
      </w:r>
      <w:r w:rsidR="00A5546E" w:rsidRPr="00A5546E">
        <w:rPr>
          <w:rFonts w:ascii="Calibri" w:hAnsi="Calibri" w:cs="Calibri"/>
          <w:color w:val="000000"/>
          <w:lang w:val="en"/>
        </w:rPr>
        <w:t>traveler</w:t>
      </w:r>
      <w:r w:rsidRPr="00A5546E">
        <w:rPr>
          <w:rFonts w:ascii="Calibri" w:hAnsi="Calibri" w:cs="Calibri"/>
          <w:color w:val="000000"/>
          <w:lang w:val="en"/>
        </w:rPr>
        <w:t xml:space="preserve"> whereabouts and risk control</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Transparency of total cost of travel and opportunity for savings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Improved forecasting capabilities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Streamlined communications</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Consolidation of multiple (3rd party) systems in one single global platform</w:t>
      </w:r>
    </w:p>
    <w:p w:rsidR="00C26DBD" w:rsidRPr="00A5546E"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sourcing of the lowest fare available in the market in accordance with travel policy</w:t>
      </w:r>
    </w:p>
    <w:p w:rsidR="00C26DBD" w:rsidRDefault="00C26DBD"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Automated search for the highest possible airline seat availability</w:t>
      </w:r>
    </w:p>
    <w:p w:rsidR="007D6E4E" w:rsidRDefault="000E5A37" w:rsidP="00141FE2">
      <w:pPr>
        <w:pStyle w:val="Heading1"/>
        <w:pageBreakBefore/>
        <w:numPr>
          <w:ilvl w:val="0"/>
          <w:numId w:val="7"/>
        </w:numPr>
        <w:suppressAutoHyphens/>
        <w:spacing w:before="480" w:after="0" w:line="276" w:lineRule="auto"/>
      </w:pPr>
      <w:bookmarkStart w:id="2" w:name="_Toc2613544"/>
      <w:r>
        <w:rPr>
          <w:rFonts w:cs="Trebuchet MS"/>
        </w:rPr>
        <w:lastRenderedPageBreak/>
        <w:t>Why Transformation</w:t>
      </w:r>
      <w:r w:rsidR="007D6E4E" w:rsidRPr="006850BC">
        <w:rPr>
          <w:rFonts w:cs="Trebuchet MS"/>
        </w:rPr>
        <w:t>?</w:t>
      </w:r>
      <w:bookmarkEnd w:id="2"/>
    </w:p>
    <w:p w:rsidR="00461629" w:rsidRDefault="00461629" w:rsidP="007D6E4E">
      <w:pPr>
        <w:rPr>
          <w:rFonts w:ascii="Calibri" w:hAnsi="Calibri" w:cs="Calibri"/>
          <w:color w:val="000000"/>
          <w:sz w:val="24"/>
          <w:szCs w:val="24"/>
          <w:lang w:val="en"/>
        </w:rPr>
      </w:pPr>
    </w:p>
    <w:p w:rsidR="00D932BD" w:rsidRDefault="00D932BD" w:rsidP="007D6E4E">
      <w:pPr>
        <w:rPr>
          <w:rFonts w:ascii="Calibri" w:hAnsi="Calibri" w:cs="Calibri"/>
          <w:color w:val="000000"/>
          <w:sz w:val="24"/>
          <w:szCs w:val="24"/>
          <w:lang w:val="en"/>
        </w:rPr>
      </w:pPr>
      <w:r>
        <w:rPr>
          <w:rFonts w:ascii="Calibri" w:hAnsi="Calibri" w:cs="Calibri"/>
          <w:color w:val="000000"/>
          <w:sz w:val="24"/>
          <w:szCs w:val="24"/>
          <w:lang w:val="en"/>
        </w:rPr>
        <w:t xml:space="preserve">The CL transformation considers the following broad categories for migration: </w:t>
      </w: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Cloud Migration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Scalability is a highly significant advantage of cloud technology. Through scalability, you can scale the storage capacity of the infrastructure up or down as per requirement. If you want your infrastructure to grow (upscale and downscale as and when required), but would prefer not to worry about the additional expenses attached to it, you can choose to migrate to cloud technology.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Increased effectiveness: This gives your company the increased advantage of utilizing it for development and deployment of services, rather than worrying about monitoring and maintaining infrastructure. This leaves the company resources to focus on achieving business goals.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Lower costs: Since scalability is a strong point of cloud migration, you need not worry about operational costs, because you pay only for what you use. Cloud gives the flexibility to pay by time or resources consumed, depending on the chosen pricing model. This is a boon for small to medium scale businesses, especially when they are trying to control their costs.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Faster implementation: Application changes can be rolled out faster to the end user.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Security: Cloud computing security, also known as cloud security is a set of policies, controls and technologies that will protect the data, applications and infrastructure involved in cloud computing. It involves information security, network security and computer security. Security is provided through different layers and protects critical information from data leakage, theft and deletion/manipulation.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Availability: Cloud providers make resources like infrastructure, servers, storage and other services available for business. This is provided round the clock and with practically no downtime.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Mobility: The need for mobility makes cloud computing possible. This gives reliability, robustness and scalability to the cloud infrastructure making it possible for the continuous and uninterrupted access to content and applications.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 xml:space="preserve">Disaster recovery: The Cloud Disaster Recovery feature is a backup and restore feature that stores and maintains copies of all the electronic records saved in the cloud computing environment. It is an important security measure, where data </w:t>
      </w:r>
      <w:r w:rsidRPr="00915828">
        <w:rPr>
          <w:rFonts w:ascii="Calibri" w:hAnsi="Calibri" w:cs="Calibri"/>
          <w:color w:val="000000"/>
          <w:lang w:val="en"/>
        </w:rPr>
        <w:lastRenderedPageBreak/>
        <w:t>can be securely transferred and stored, with user-authentication and password protection.</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Global network: Speed and efficiency are the hallmarks of cloud computing, and this is possible through the impeccable global network feature. There are multiple hubs around the world providing regional infrastructure and resources that gives users access to information within a matter of seconds.</w:t>
      </w:r>
    </w:p>
    <w:p w:rsidR="00915828" w:rsidRDefault="00915828" w:rsidP="00915828">
      <w:pPr>
        <w:pStyle w:val="ListParagraph"/>
        <w:numPr>
          <w:ilvl w:val="0"/>
          <w:numId w:val="0"/>
        </w:numPr>
        <w:ind w:left="1440"/>
        <w:rPr>
          <w:rFonts w:ascii="Calibri" w:hAnsi="Calibri" w:cs="Calibri"/>
          <w:color w:val="000000"/>
          <w:sz w:val="24"/>
          <w:szCs w:val="24"/>
          <w:lang w:val="en"/>
        </w:rPr>
      </w:pPr>
    </w:p>
    <w:p w:rsidR="00D932BD" w:rsidRDefault="00131C3A"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 xml:space="preserve">Loosely </w:t>
      </w:r>
      <w:r w:rsidR="00D932BD">
        <w:rPr>
          <w:rFonts w:ascii="Calibri" w:hAnsi="Calibri" w:cs="Calibri"/>
          <w:color w:val="000000"/>
          <w:sz w:val="24"/>
          <w:szCs w:val="24"/>
          <w:lang w:val="en"/>
        </w:rPr>
        <w:t>Micro service Architecture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Software built as microservices can be broken down into multiple component services, so that each of these services can be deployed and then redeployed independently without compromising the integrity of an application. That means that microservice architecture gives developers the freedom to independently develop and deploy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Better fault isolation; if one microservice fails, the others will continue to 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Code for different services can be written in different languages.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integration and automatic deployment; using open-source </w:t>
      </w:r>
      <w:hyperlink r:id="rId10" w:tgtFrame="_blank" w:history="1">
        <w:r w:rsidRPr="00915828">
          <w:rPr>
            <w:rFonts w:ascii="Calibri" w:hAnsi="Calibri" w:cs="Calibri"/>
            <w:color w:val="000000"/>
            <w:lang w:val="en"/>
          </w:rPr>
          <w:t>continuous integration</w:t>
        </w:r>
      </w:hyperlink>
      <w:r w:rsidRPr="00915828">
        <w:rPr>
          <w:rFonts w:ascii="Calibri" w:hAnsi="Calibri" w:cs="Calibri"/>
          <w:color w:val="000000"/>
          <w:lang w:val="en"/>
        </w:rPr>
        <w:t> tools such as </w:t>
      </w:r>
      <w:hyperlink r:id="rId11" w:tgtFrame="_blank" w:history="1">
        <w:r w:rsidRPr="00915828">
          <w:rPr>
            <w:rFonts w:ascii="Calibri" w:hAnsi="Calibri" w:cs="Calibri"/>
            <w:color w:val="000000"/>
            <w:lang w:val="en"/>
          </w:rPr>
          <w:t>Jenkins</w:t>
        </w:r>
      </w:hyperlink>
      <w:r w:rsidRPr="00915828">
        <w:rPr>
          <w:rFonts w:ascii="Calibri" w:hAnsi="Calibri" w:cs="Calibri"/>
          <w:color w:val="000000"/>
          <w:lang w:val="en"/>
        </w:rPr>
        <w:t>, etc.</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microservice architecture enables continuous delivery.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Easy to understand since they represent a small piece of functionality, and easy to modify for developers, thus they can help a new team member become productive quickly.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code is organized around business capabilities.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Scalability and reusability, as well as efficiency. Easy to scale and integrate with third-party services.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Components can be spread across multiple servers or even multiple data centers.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Work very well with containers, such as Docker.</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Complement cloud activities.</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Microservices simplify security monitoring because the various parts of an app are isolated. A security problem could happen in one section without affecting other areas of the project.</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Increase the autonomy of individual development teams within an organization, as ideas can be implemented and deployed without having to coordinate with a wider IT delivery function.</w:t>
      </w:r>
    </w:p>
    <w:p w:rsidR="00915828" w:rsidRDefault="00915828" w:rsidP="00915828">
      <w:pPr>
        <w:pStyle w:val="ListParagraph"/>
        <w:numPr>
          <w:ilvl w:val="0"/>
          <w:numId w:val="0"/>
        </w:numPr>
        <w:ind w:left="720"/>
        <w:rPr>
          <w:rFonts w:ascii="Calibri" w:hAnsi="Calibri" w:cs="Calibri"/>
          <w:color w:val="000000"/>
          <w:sz w:val="24"/>
          <w:szCs w:val="24"/>
          <w:lang w:val="en"/>
        </w:rPr>
      </w:pPr>
    </w:p>
    <w:p w:rsidR="00D932BD" w:rsidRDefault="00D932BD" w:rsidP="00D932BD">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t>Component based UI framework</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lastRenderedPageBreak/>
        <w:t>Component-based architecture that provides a higher quality of code.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TypeScript: better tooling, cleaner code, and higher scalability.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RxJS: efficient, asynchronous programming.</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The platform-agnostic philosophy.</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High Performance.</w:t>
      </w:r>
    </w:p>
    <w:p w:rsidR="00915828" w:rsidRPr="00915828" w:rsidRDefault="00915828" w:rsidP="00915828">
      <w:pPr>
        <w:pStyle w:val="NormalWeb"/>
        <w:numPr>
          <w:ilvl w:val="0"/>
          <w:numId w:val="154"/>
        </w:numPr>
        <w:spacing w:before="100" w:beforeAutospacing="1" w:after="115"/>
        <w:rPr>
          <w:rFonts w:ascii="Calibri" w:hAnsi="Calibri" w:cs="Calibri"/>
          <w:color w:val="000000"/>
          <w:lang w:val="en"/>
        </w:rPr>
      </w:pPr>
      <w:r w:rsidRPr="00915828">
        <w:rPr>
          <w:rFonts w:ascii="Calibri" w:hAnsi="Calibri" w:cs="Calibri"/>
          <w:color w:val="000000"/>
          <w:lang w:val="en"/>
        </w:rPr>
        <w:t>Google Long-Term Support.</w:t>
      </w:r>
    </w:p>
    <w:p w:rsidR="00915828" w:rsidRPr="00915828" w:rsidRDefault="00915828" w:rsidP="00915828">
      <w:pPr>
        <w:rPr>
          <w:rFonts w:ascii="Calibri" w:hAnsi="Calibri" w:cs="Calibri"/>
          <w:color w:val="000000"/>
          <w:sz w:val="24"/>
          <w:szCs w:val="24"/>
          <w:lang w:val="en"/>
        </w:rPr>
      </w:pPr>
    </w:p>
    <w:p w:rsidR="00D932BD" w:rsidRDefault="00131C3A" w:rsidP="004217C9">
      <w:pPr>
        <w:pStyle w:val="ListParagraph"/>
        <w:numPr>
          <w:ilvl w:val="0"/>
          <w:numId w:val="160"/>
        </w:numPr>
        <w:rPr>
          <w:rFonts w:ascii="Calibri" w:hAnsi="Calibri" w:cs="Calibri"/>
          <w:color w:val="000000"/>
          <w:sz w:val="24"/>
          <w:szCs w:val="24"/>
          <w:lang w:val="en"/>
        </w:rPr>
      </w:pPr>
      <w:r w:rsidRPr="006A0309">
        <w:rPr>
          <w:rFonts w:ascii="Calibri" w:hAnsi="Calibri" w:cs="Calibri"/>
          <w:color w:val="000000"/>
          <w:sz w:val="24"/>
          <w:szCs w:val="24"/>
          <w:lang w:val="en"/>
        </w:rPr>
        <w:t>Work flows</w:t>
      </w:r>
      <w:r w:rsidR="00FB43A3" w:rsidRPr="006A0309">
        <w:rPr>
          <w:rFonts w:ascii="Calibri" w:hAnsi="Calibri" w:cs="Calibri"/>
          <w:color w:val="000000"/>
          <w:sz w:val="24"/>
          <w:szCs w:val="24"/>
          <w:lang w:val="en"/>
        </w:rPr>
        <w:t xml:space="preserve"> and Rules engine</w:t>
      </w:r>
    </w:p>
    <w:p w:rsidR="004217C9" w:rsidRPr="00854DDD" w:rsidRDefault="004217C9" w:rsidP="00F257AC">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A </w:t>
      </w:r>
      <w:hyperlink r:id="rId12" w:history="1">
        <w:r w:rsidRPr="00854DDD">
          <w:rPr>
            <w:rFonts w:ascii="Calibri" w:hAnsi="Calibri" w:cs="Calibri"/>
            <w:color w:val="000000"/>
            <w:lang w:val="en"/>
          </w:rPr>
          <w:t>workflow</w:t>
        </w:r>
      </w:hyperlink>
      <w:r w:rsidRPr="00854DDD">
        <w:rPr>
          <w:rFonts w:ascii="Calibri" w:hAnsi="Calibri" w:cs="Calibri"/>
          <w:color w:val="000000"/>
          <w:lang w:val="en"/>
        </w:rPr>
        <w:t> is a streamlined flow of multiple processes which when completed leads to the finished state of a project. The workflow engine is time-bound and is designed to carry out a sequence of tasks in a seamless manner.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Declarative Programming</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engines allow you to say "What to do" not "How to do it".</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The key advantage of this point is that using rules can make it easy to express solutions to difficult problems and consequently have those solutions verified (rules are much easier to read then code).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 xml:space="preserve">Rule systems are capable of solving very, very hard problems, providing an </w:t>
      </w:r>
      <w:r w:rsidR="00854DDD" w:rsidRPr="004217C9">
        <w:rPr>
          <w:rFonts w:ascii="Calibri" w:hAnsi="Calibri" w:cs="Calibri"/>
          <w:color w:val="000000"/>
          <w:lang w:val="en"/>
        </w:rPr>
        <w:t>explanation</w:t>
      </w:r>
      <w:r w:rsidRPr="004217C9">
        <w:rPr>
          <w:rFonts w:ascii="Calibri" w:hAnsi="Calibri" w:cs="Calibri"/>
          <w:color w:val="000000"/>
          <w:lang w:val="en"/>
        </w:rPr>
        <w:t xml:space="preserve"> of how the solution was arrived at and why each "decision" along the way was made (not so easy with other of AI systems like neural networks or the human brain - I have no idea why I scratched the side of the car).</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Logic and Data Separation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Speed and Scalability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Centralization of Knowledge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By using rules, you create a repository of knowlegde (a knowledgebase) which is executable. This means it's a single point of truth, for business policy (for instance) - ideally rules are so readable that they can also serve as documentation.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Tool Integration</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Explanation Facility</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Rule systems effectively provide an "explanation facility" by being able to log the decisions made by the rule engine along with why the decisions were made.</w:t>
      </w:r>
    </w:p>
    <w:p w:rsidR="004217C9" w:rsidRPr="004217C9" w:rsidRDefault="004217C9" w:rsidP="004217C9">
      <w:pPr>
        <w:pStyle w:val="NormalWeb"/>
        <w:numPr>
          <w:ilvl w:val="0"/>
          <w:numId w:val="154"/>
        </w:numPr>
        <w:spacing w:before="100" w:beforeAutospacing="1" w:after="115"/>
        <w:rPr>
          <w:rFonts w:ascii="Calibri" w:hAnsi="Calibri" w:cs="Calibri"/>
          <w:color w:val="000000"/>
          <w:lang w:val="en"/>
        </w:rPr>
      </w:pPr>
      <w:r w:rsidRPr="004217C9">
        <w:rPr>
          <w:rFonts w:ascii="Calibri" w:hAnsi="Calibri" w:cs="Calibri"/>
          <w:color w:val="000000"/>
          <w:lang w:val="en"/>
        </w:rPr>
        <w:t>Understandable Rules</w:t>
      </w:r>
    </w:p>
    <w:p w:rsidR="004217C9" w:rsidRDefault="004217C9" w:rsidP="004217C9">
      <w:pPr>
        <w:pStyle w:val="ListParagraph"/>
        <w:numPr>
          <w:ilvl w:val="0"/>
          <w:numId w:val="0"/>
        </w:numPr>
        <w:ind w:left="720"/>
        <w:rPr>
          <w:rFonts w:ascii="Calibri" w:hAnsi="Calibri" w:cs="Calibri"/>
          <w:color w:val="000000"/>
          <w:sz w:val="24"/>
          <w:szCs w:val="24"/>
          <w:lang w:val="en"/>
        </w:rPr>
      </w:pPr>
    </w:p>
    <w:p w:rsidR="001149CE" w:rsidRDefault="001149CE" w:rsidP="004217C9">
      <w:pPr>
        <w:pStyle w:val="ListParagraph"/>
        <w:numPr>
          <w:ilvl w:val="0"/>
          <w:numId w:val="160"/>
        </w:numPr>
        <w:rPr>
          <w:rFonts w:ascii="Calibri" w:hAnsi="Calibri" w:cs="Calibri"/>
          <w:color w:val="000000"/>
          <w:sz w:val="24"/>
          <w:szCs w:val="24"/>
          <w:lang w:val="en"/>
        </w:rPr>
      </w:pPr>
      <w:r>
        <w:rPr>
          <w:rFonts w:ascii="Calibri" w:hAnsi="Calibri" w:cs="Calibri"/>
          <w:color w:val="000000"/>
          <w:sz w:val="24"/>
          <w:szCs w:val="24"/>
          <w:lang w:val="en"/>
        </w:rPr>
        <w:lastRenderedPageBreak/>
        <w:t>DevSecOps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Cost reduction is achieved by detecting and fixing security issues during the development phases which also increases the speed of delivery.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 xml:space="preserve">Speed of recovery is enhanced in the case of a security incident by </w:t>
      </w:r>
      <w:r w:rsidR="00E628F5" w:rsidRPr="00854DDD">
        <w:rPr>
          <w:rFonts w:ascii="Calibri" w:hAnsi="Calibri" w:cs="Calibri"/>
          <w:color w:val="000000"/>
          <w:lang w:val="en"/>
        </w:rPr>
        <w:t>utilizing</w:t>
      </w:r>
      <w:r w:rsidRPr="00854DDD">
        <w:rPr>
          <w:rFonts w:ascii="Calibri" w:hAnsi="Calibri" w:cs="Calibri"/>
          <w:color w:val="000000"/>
          <w:lang w:val="en"/>
        </w:rPr>
        <w:t xml:space="preserve"> templates and pet/cattle methodology.</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Threat hunting can avoid bad publicity, and therefore can potentially increase sales – it is obviously easier to sell a secure product.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Improved overall security by reducing vulnerabilities, reducing insecure defaults, and increasing code coverage and automation through the use of immutable infrastructure</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Keeping in step with the frantic innovation intrinsic to cybercrime by effectively managing security auditing, monitoring, and notification systems.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‘Secure by design’ principle is ensured by using automated security review of code, automated application security testing, educating, and empowering developers to use secure design patterns.</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Everyone is responsible for security. DevSecOps fosters a culture of openness and transparency, and does so from the earliest stages of development.</w:t>
      </w:r>
    </w:p>
    <w:p w:rsidR="00854DDD" w:rsidRPr="00854DDD" w:rsidRDefault="00854DDD" w:rsidP="00854DDD">
      <w:pPr>
        <w:pStyle w:val="NormalWeb"/>
        <w:numPr>
          <w:ilvl w:val="0"/>
          <w:numId w:val="154"/>
        </w:numPr>
        <w:spacing w:before="100" w:beforeAutospacing="1" w:after="115"/>
        <w:rPr>
          <w:rFonts w:ascii="Calibri" w:hAnsi="Calibri" w:cs="Calibri"/>
          <w:color w:val="000000"/>
          <w:lang w:val="en"/>
        </w:rPr>
      </w:pPr>
      <w:r w:rsidRPr="00854DDD">
        <w:rPr>
          <w:rFonts w:ascii="Calibri" w:hAnsi="Calibri" w:cs="Calibri"/>
          <w:color w:val="000000"/>
          <w:lang w:val="en"/>
        </w:rPr>
        <w:t>The ability to measure different things which can be seen by everyone – DevSecOps enables a culture of constant iterative improvements.</w:t>
      </w:r>
    </w:p>
    <w:p w:rsidR="00E628F5" w:rsidRDefault="008B64BD" w:rsidP="00E628F5">
      <w:pPr>
        <w:pStyle w:val="Heading2"/>
        <w:rPr>
          <w:lang w:val="en-IN"/>
        </w:rPr>
      </w:pPr>
      <w:bookmarkStart w:id="3" w:name="_Toc2613545"/>
      <w:r>
        <w:rPr>
          <w:lang w:val="en-IN"/>
        </w:rPr>
        <w:t>A</w:t>
      </w:r>
      <w:r w:rsidR="00FB1A53">
        <w:rPr>
          <w:lang w:val="en-IN"/>
        </w:rPr>
        <w:t>rea</w:t>
      </w:r>
      <w:r>
        <w:rPr>
          <w:lang w:val="en-IN"/>
        </w:rPr>
        <w:t xml:space="preserve"> addressed with</w:t>
      </w:r>
      <w:r w:rsidR="00E628F5">
        <w:rPr>
          <w:lang w:val="en-IN"/>
        </w:rPr>
        <w:t xml:space="preserve"> </w:t>
      </w:r>
      <w:r w:rsidR="009D3BBA">
        <w:rPr>
          <w:lang w:val="en-IN"/>
        </w:rPr>
        <w:t>Transformation</w:t>
      </w:r>
      <w:bookmarkEnd w:id="3"/>
    </w:p>
    <w:p w:rsidR="00E628F5" w:rsidRPr="009976FE" w:rsidRDefault="00E628F5" w:rsidP="00F257AC">
      <w:pPr>
        <w:pStyle w:val="ListParagraph"/>
        <w:numPr>
          <w:ilvl w:val="0"/>
          <w:numId w:val="160"/>
        </w:numPr>
        <w:rPr>
          <w:b/>
          <w:bCs/>
        </w:rPr>
      </w:pPr>
      <w:r w:rsidRPr="00E628F5">
        <w:rPr>
          <w:rFonts w:ascii="Calibri" w:hAnsi="Calibri" w:cs="Calibri"/>
          <w:color w:val="000000"/>
          <w:sz w:val="24"/>
          <w:szCs w:val="24"/>
          <w:lang w:val="en"/>
        </w:rPr>
        <w:t>UI / UX | Latency | Search | Validation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Issues with page loading - Hanging of system</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Rig booking in Maps and Calendars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No spinners are rendering in the application</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Menu item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Incorrect status counts on the menu bar</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performance</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Workflow process issues - Sometimes appropriate status is not reflected</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Search issues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Performance issues in all pages</w:t>
      </w:r>
    </w:p>
    <w:p w:rsidR="009976FE" w:rsidRPr="00E628F5"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Page rendering issues on large bookings</w:t>
      </w:r>
    </w:p>
    <w:p w:rsidR="009976FE" w:rsidRPr="009976FE" w:rsidRDefault="009976FE"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lastRenderedPageBreak/>
        <w:t>Synchronization calls while creating the PNRs, by using the auto &amp; manual bookings</w:t>
      </w:r>
    </w:p>
    <w:p w:rsidR="009976FE" w:rsidRPr="00E628F5" w:rsidRDefault="009976FE" w:rsidP="009976FE">
      <w:pPr>
        <w:pStyle w:val="ListParagraph"/>
        <w:numPr>
          <w:ilvl w:val="0"/>
          <w:numId w:val="0"/>
        </w:numPr>
        <w:ind w:left="720"/>
        <w:rPr>
          <w:b/>
          <w:bCs/>
        </w:rPr>
      </w:pP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intervention</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Notifications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Booking alerts</w:t>
      </w:r>
    </w:p>
    <w:p w:rsidR="00E628F5" w:rsidRPr="00E628F5" w:rsidRDefault="00E628F5" w:rsidP="00E628F5">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E-ticket alerts</w:t>
      </w:r>
    </w:p>
    <w:p w:rsidR="00E628F5" w:rsidRPr="00E628F5" w:rsidRDefault="00E628F5" w:rsidP="00F257AC">
      <w:pPr>
        <w:pStyle w:val="NormalWeb"/>
        <w:numPr>
          <w:ilvl w:val="0"/>
          <w:numId w:val="154"/>
        </w:numPr>
        <w:spacing w:before="100" w:beforeAutospacing="1" w:after="115"/>
        <w:rPr>
          <w:b/>
          <w:bCs/>
        </w:rPr>
      </w:pPr>
      <w:r w:rsidRPr="00E628F5">
        <w:rPr>
          <w:rFonts w:ascii="Calibri" w:hAnsi="Calibri" w:cs="Calibri"/>
          <w:color w:val="000000"/>
          <w:lang w:val="en"/>
        </w:rPr>
        <w:t>General alerts</w:t>
      </w:r>
    </w:p>
    <w:p w:rsidR="00E628F5" w:rsidRPr="00E628F5" w:rsidRDefault="00E628F5" w:rsidP="00F257AC">
      <w:pPr>
        <w:pStyle w:val="ListParagraph"/>
        <w:numPr>
          <w:ilvl w:val="0"/>
          <w:numId w:val="160"/>
        </w:numPr>
        <w:rPr>
          <w:b/>
          <w:bCs/>
        </w:rPr>
      </w:pPr>
      <w:r w:rsidRPr="00E628F5">
        <w:rPr>
          <w:rFonts w:ascii="Calibri" w:hAnsi="Calibri" w:cs="Calibri"/>
          <w:color w:val="000000"/>
          <w:sz w:val="24"/>
          <w:szCs w:val="24"/>
          <w:lang w:val="en"/>
        </w:rPr>
        <w:t>Random behavior</w:t>
      </w:r>
    </w:p>
    <w:p w:rsidR="00E628F5" w:rsidRPr="00E628F5" w:rsidRDefault="00E628F5" w:rsidP="00E628F5">
      <w:pPr>
        <w:pStyle w:val="ListParagraph"/>
        <w:numPr>
          <w:ilvl w:val="0"/>
          <w:numId w:val="160"/>
        </w:numPr>
        <w:rPr>
          <w:rFonts w:ascii="Calibri" w:hAnsi="Calibri" w:cs="Calibri"/>
          <w:color w:val="000000"/>
          <w:sz w:val="24"/>
          <w:szCs w:val="24"/>
          <w:lang w:val="en"/>
        </w:rPr>
      </w:pPr>
      <w:r w:rsidRPr="00E628F5">
        <w:rPr>
          <w:rFonts w:ascii="Calibri" w:hAnsi="Calibri" w:cs="Calibri"/>
          <w:color w:val="000000"/>
          <w:sz w:val="24"/>
          <w:szCs w:val="24"/>
          <w:lang w:val="en"/>
        </w:rPr>
        <w:t>Manual deployments</w:t>
      </w:r>
    </w:p>
    <w:p w:rsidR="00854DDD" w:rsidRPr="006A0309" w:rsidRDefault="00E628F5" w:rsidP="009976FE">
      <w:pPr>
        <w:pStyle w:val="NormalWeb"/>
        <w:numPr>
          <w:ilvl w:val="0"/>
          <w:numId w:val="154"/>
        </w:numPr>
        <w:spacing w:before="100" w:beforeAutospacing="1" w:after="115"/>
        <w:rPr>
          <w:rFonts w:ascii="Calibri" w:hAnsi="Calibri" w:cs="Calibri"/>
          <w:color w:val="000000"/>
          <w:lang w:val="en"/>
        </w:rPr>
      </w:pPr>
      <w:r w:rsidRPr="00E628F5">
        <w:rPr>
          <w:rFonts w:ascii="Calibri" w:hAnsi="Calibri" w:cs="Calibri"/>
          <w:color w:val="000000"/>
          <w:lang w:val="en"/>
        </w:rPr>
        <w:t>Different behavior in environments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Ticke</w:t>
      </w:r>
      <w:r w:rsidR="00952B7D" w:rsidRPr="00952B7D">
        <w:rPr>
          <w:rFonts w:ascii="Calibri" w:hAnsi="Calibri" w:cs="Calibri"/>
          <w:color w:val="000000"/>
          <w:lang w:val="en"/>
        </w:rPr>
        <w:t>t Window  </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Sync issues, Sometimes CrewLink is completely</w:t>
      </w:r>
      <w:r w:rsidR="002414FF" w:rsidRPr="00952B7D">
        <w:rPr>
          <w:rFonts w:ascii="Calibri" w:hAnsi="Calibri" w:cs="Calibri"/>
          <w:color w:val="000000"/>
          <w:lang w:val="en"/>
        </w:rPr>
        <w:t> down</w:t>
      </w:r>
      <w:r w:rsidRPr="00952B7D">
        <w:rPr>
          <w:rFonts w:ascii="Calibri" w:hAnsi="Calibri" w:cs="Calibri"/>
          <w:color w:val="000000"/>
          <w:lang w:val="en"/>
        </w:rPr>
        <w:t>.</w:t>
      </w:r>
    </w:p>
    <w:p w:rsidR="007D6E4E" w:rsidRPr="007D6E4E" w:rsidRDefault="007D6E4E" w:rsidP="00952B7D">
      <w:pPr>
        <w:pStyle w:val="NormalWeb"/>
        <w:numPr>
          <w:ilvl w:val="0"/>
          <w:numId w:val="154"/>
        </w:numPr>
        <w:spacing w:before="100" w:beforeAutospacing="1" w:after="115"/>
        <w:rPr>
          <w:rFonts w:eastAsia="Times New Roman"/>
          <w:color w:val="000000"/>
        </w:rPr>
      </w:pPr>
      <w:r w:rsidRPr="00952B7D">
        <w:rPr>
          <w:rFonts w:ascii="Calibri" w:hAnsi="Calibri" w:cs="Calibri"/>
          <w:color w:val="000000"/>
          <w:lang w:val="en"/>
        </w:rPr>
        <w:t>Synchronization calls while creating the PNR’s by using the auto &amp; manual bookings</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Email alerts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Booking alerts, E- Ticket alerts, General alerts, group email alerts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Work flow process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Sometimes status are not changed appropriate,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When user has 1PNR,2Quotes, and when customer approves PNR the Quotes are not moving into the Reject status for flight and hotel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Search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Search button is not working properly on travel Request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Search response is very slow under travel request search booking page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Improper search results : When user clicks on search button under travel request page, Travel request is directly getting opened instead of producing exact search result.</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In Advanced search, while adding existing passengers: Advanced search link is not working.</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Login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Login page loading is taking more than expected time</w:t>
      </w:r>
    </w:p>
    <w:p w:rsidR="007D6E4E" w:rsidRPr="00952B7D" w:rsidRDefault="007D6E4E"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 xml:space="preserve">Performance issues in </w:t>
      </w:r>
      <w:r w:rsidR="00952B7D" w:rsidRPr="00952B7D">
        <w:rPr>
          <w:rFonts w:ascii="Calibri" w:hAnsi="Calibri" w:cs="Calibri"/>
          <w:color w:val="000000"/>
          <w:lang w:val="en"/>
        </w:rPr>
        <w:t>all the pages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loading issues in almost all the web pages, Page refreshing is very slow and error pop-up displays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Page redirection errors: When user clicks on Customer Region/When user selects Customer region from dropdown in customer setup&gt;Getting HTTP status 500 Error</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Page renderings on big bookings</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Compatibility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 Drop down navigation links are overlapping on main navigation,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Alignment issues</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Filed box is not aligned properly for “Journey Type” filed in Flight – Itinerary Details section.</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Validation issue</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While TR booking, change the customer name and try to click on “Proceed to Booking”, pop-up is displaying with Manual Mod or Semi Auto Mode, after clicking on   manual mode, it is displaying error i.e, mandatory fields to be filled.</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Actual error: Pop-up is opening to select the mode to booking</w:t>
      </w:r>
    </w:p>
    <w:p w:rsidR="007D6E4E" w:rsidRPr="00952B7D" w:rsidRDefault="007D6E4E" w:rsidP="00952B7D">
      <w:pPr>
        <w:pStyle w:val="NormalWeb"/>
        <w:numPr>
          <w:ilvl w:val="0"/>
          <w:numId w:val="154"/>
        </w:numPr>
        <w:spacing w:before="100" w:beforeAutospacing="1" w:after="115"/>
        <w:rPr>
          <w:rFonts w:ascii="Calibri" w:hAnsi="Calibri" w:cs="Calibri"/>
          <w:color w:val="000000"/>
          <w:lang w:val="en"/>
        </w:rPr>
      </w:pPr>
      <w:r w:rsidRPr="00952B7D">
        <w:rPr>
          <w:rFonts w:ascii="Calibri" w:hAnsi="Calibri" w:cs="Calibri"/>
          <w:color w:val="000000"/>
          <w:lang w:val="en"/>
        </w:rPr>
        <w:t>Expected Error: Without filling the mandatory fields in the screen, it should not open the pop-up for booking mode (Without giving last name, proceed to booking pop-up is displayed)</w:t>
      </w:r>
    </w:p>
    <w:p w:rsidR="007D6E4E" w:rsidRPr="00952B7D" w:rsidRDefault="00952B7D" w:rsidP="00952B7D">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Improper error messages</w:t>
      </w:r>
    </w:p>
    <w:p w:rsidR="007D6E4E" w:rsidRPr="00952B7D" w:rsidRDefault="007D6E4E" w:rsidP="00141FE2">
      <w:pPr>
        <w:pStyle w:val="NormalWeb"/>
        <w:numPr>
          <w:ilvl w:val="0"/>
          <w:numId w:val="154"/>
        </w:numPr>
        <w:shd w:val="clear" w:color="auto" w:fill="FFFFFF"/>
        <w:spacing w:before="100" w:beforeAutospacing="1" w:after="0" w:line="240" w:lineRule="auto"/>
        <w:rPr>
          <w:rFonts w:eastAsia="Times New Roman"/>
          <w:color w:val="000000"/>
        </w:rPr>
      </w:pPr>
      <w:r w:rsidRPr="00952B7D">
        <w:rPr>
          <w:rFonts w:ascii="Calibri" w:hAnsi="Calibri" w:cs="Calibri"/>
          <w:color w:val="000000"/>
          <w:lang w:val="en"/>
        </w:rPr>
        <w:t>Error Description for the errors found is not provided in all the pages.</w:t>
      </w:r>
      <w:r w:rsidRPr="00952B7D">
        <w:rPr>
          <w:rFonts w:ascii="Calibri" w:eastAsia="Times New Roman" w:hAnsi="Calibri" w:cs="Calibri"/>
          <w:color w:val="1F497D"/>
          <w:sz w:val="22"/>
        </w:rPr>
        <w:t> </w:t>
      </w:r>
    </w:p>
    <w:p w:rsidR="007D6E4E" w:rsidRPr="007D6E4E" w:rsidRDefault="007D6E4E" w:rsidP="007D6E4E">
      <w:pPr>
        <w:shd w:val="clear" w:color="auto" w:fill="FFFFFF"/>
        <w:spacing w:after="0" w:line="240" w:lineRule="auto"/>
        <w:rPr>
          <w:rFonts w:ascii="Times New Roman" w:eastAsia="Times New Roman" w:hAnsi="Times New Roman"/>
          <w:color w:val="000000"/>
          <w:sz w:val="24"/>
          <w:szCs w:val="24"/>
        </w:rPr>
      </w:pPr>
      <w:r w:rsidRPr="007D6E4E">
        <w:rPr>
          <w:rFonts w:ascii="Calibri" w:eastAsia="Times New Roman" w:hAnsi="Calibri" w:cs="Calibri"/>
          <w:color w:val="1F497D"/>
          <w:sz w:val="22"/>
        </w:rPr>
        <w:t>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Issues with the loading the pages- Hanging the system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Map &amp; Calendar view issues for the rig booking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No spinners are rendering in the application. </w:t>
      </w:r>
    </w:p>
    <w:p w:rsidR="007D6E4E" w:rsidRPr="00952B7D" w:rsidRDefault="007D6E4E" w:rsidP="00141FE2">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t>Menu item issues </w:t>
      </w:r>
    </w:p>
    <w:p w:rsidR="00C26DBD" w:rsidRPr="00F40661" w:rsidRDefault="007D6E4E" w:rsidP="00F40661">
      <w:pPr>
        <w:pStyle w:val="NormalWeb"/>
        <w:numPr>
          <w:ilvl w:val="0"/>
          <w:numId w:val="148"/>
        </w:numPr>
        <w:spacing w:before="100" w:beforeAutospacing="1" w:after="115"/>
        <w:rPr>
          <w:rFonts w:ascii="Calibri" w:hAnsi="Calibri" w:cs="Calibri"/>
          <w:color w:val="000000"/>
          <w:lang w:val="en"/>
        </w:rPr>
      </w:pPr>
      <w:r w:rsidRPr="00952B7D">
        <w:rPr>
          <w:rFonts w:ascii="Calibri" w:hAnsi="Calibri" w:cs="Calibri"/>
          <w:color w:val="000000"/>
          <w:lang w:val="en"/>
        </w:rPr>
        <w:lastRenderedPageBreak/>
        <w:t>No significance place</w:t>
      </w:r>
      <w:r w:rsidR="00952B7D" w:rsidRPr="00952B7D">
        <w:rPr>
          <w:rFonts w:ascii="Calibri" w:hAnsi="Calibri" w:cs="Calibri"/>
          <w:color w:val="000000"/>
          <w:lang w:val="en"/>
        </w:rPr>
        <w:t> for</w:t>
      </w:r>
      <w:r w:rsidRPr="00952B7D">
        <w:rPr>
          <w:rFonts w:ascii="Calibri" w:hAnsi="Calibri" w:cs="Calibri"/>
          <w:color w:val="000000"/>
          <w:lang w:val="en"/>
        </w:rPr>
        <w:t xml:space="preserve"> </w:t>
      </w:r>
      <w:r w:rsidR="00952B7D" w:rsidRPr="00952B7D">
        <w:rPr>
          <w:rFonts w:ascii="Calibri" w:hAnsi="Calibri" w:cs="Calibri"/>
          <w:color w:val="000000"/>
          <w:lang w:val="en"/>
        </w:rPr>
        <w:t>enhancements,</w:t>
      </w:r>
      <w:r w:rsidRPr="00952B7D">
        <w:rPr>
          <w:rFonts w:ascii="Calibri" w:hAnsi="Calibri" w:cs="Calibri"/>
          <w:color w:val="000000"/>
          <w:lang w:val="en"/>
        </w:rPr>
        <w:t xml:space="preserve"> </w:t>
      </w:r>
      <w:r w:rsidR="00952B7D" w:rsidRPr="00952B7D">
        <w:rPr>
          <w:rFonts w:ascii="Calibri" w:hAnsi="Calibri" w:cs="Calibri"/>
          <w:color w:val="000000"/>
          <w:lang w:val="en"/>
        </w:rPr>
        <w:t>same</w:t>
      </w:r>
      <w:r w:rsidRPr="00952B7D">
        <w:rPr>
          <w:rFonts w:ascii="Calibri" w:hAnsi="Calibri" w:cs="Calibri"/>
          <w:color w:val="000000"/>
          <w:lang w:val="en"/>
        </w:rPr>
        <w:t xml:space="preserve"> enhancements are here and there example email configurations</w:t>
      </w:r>
    </w:p>
    <w:p w:rsidR="00E87290" w:rsidRDefault="00E87290">
      <w:pPr>
        <w:rPr>
          <w:rFonts w:asciiTheme="majorHAnsi" w:eastAsiaTheme="majorEastAsia" w:hAnsiTheme="majorHAnsi" w:cs="Trebuchet MS"/>
          <w:b/>
          <w:bCs/>
          <w:color w:val="365F91" w:themeColor="accent1" w:themeShade="BF"/>
          <w:sz w:val="28"/>
          <w:szCs w:val="28"/>
        </w:rPr>
      </w:pPr>
      <w:bookmarkStart w:id="4" w:name="_Toc514762897"/>
      <w:r>
        <w:rPr>
          <w:rFonts w:cs="Trebuchet MS"/>
        </w:rPr>
        <w:br w:type="page"/>
      </w:r>
    </w:p>
    <w:p w:rsidR="00A5546E" w:rsidRDefault="00E87290" w:rsidP="00BD2F2D">
      <w:pPr>
        <w:pStyle w:val="Heading1"/>
        <w:numPr>
          <w:ilvl w:val="0"/>
          <w:numId w:val="7"/>
        </w:numPr>
        <w:suppressAutoHyphens/>
        <w:spacing w:before="480" w:after="0" w:line="276" w:lineRule="auto"/>
        <w:rPr>
          <w:rFonts w:cs="Trebuchet MS"/>
        </w:rPr>
      </w:pPr>
      <w:bookmarkStart w:id="5" w:name="_Toc2613546"/>
      <w:bookmarkEnd w:id="4"/>
      <w:r>
        <w:rPr>
          <w:rFonts w:cs="Trebuchet MS"/>
        </w:rPr>
        <w:lastRenderedPageBreak/>
        <w:t>Objective</w:t>
      </w:r>
      <w:bookmarkEnd w:id="5"/>
    </w:p>
    <w:p w:rsidR="00A5546E" w:rsidRDefault="00A5546E" w:rsidP="00A5546E">
      <w:pPr>
        <w:pStyle w:val="NormalWeb"/>
        <w:spacing w:after="115"/>
        <w:rPr>
          <w:rFonts w:ascii="Calibri" w:hAnsi="Calibri" w:cs="Calibri"/>
          <w:color w:val="000000"/>
          <w:lang w:val="en"/>
        </w:rPr>
      </w:pPr>
      <w:r>
        <w:rPr>
          <w:rFonts w:ascii="Calibri" w:hAnsi="Calibri" w:cs="Calibri"/>
          <w:color w:val="000000"/>
          <w:lang w:val="en"/>
        </w:rPr>
        <w:t xml:space="preserve">The key objectives for the </w:t>
      </w:r>
      <w:r w:rsidR="00E87290">
        <w:rPr>
          <w:rFonts w:ascii="Calibri" w:hAnsi="Calibri" w:cs="Calibri"/>
          <w:color w:val="000000"/>
          <w:lang w:val="en"/>
        </w:rPr>
        <w:t>transformation</w:t>
      </w:r>
      <w:r>
        <w:rPr>
          <w:rFonts w:ascii="Calibri" w:hAnsi="Calibri" w:cs="Calibri"/>
          <w:color w:val="000000"/>
          <w:lang w:val="en"/>
        </w:rPr>
        <w:t xml:space="preserve"> is to</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Convert existing monolithic architecture to micro service based architecture.</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Component based UI Design.</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Migration from on premise to Azure cloud.</w:t>
      </w:r>
    </w:p>
    <w:p w:rsidR="00E87290" w:rsidRDefault="00E87290" w:rsidP="00E87290">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 Devops</w:t>
      </w:r>
    </w:p>
    <w:p w:rsidR="001407C7" w:rsidRDefault="00E87290" w:rsidP="00231369">
      <w:pPr>
        <w:pStyle w:val="NormalWeb"/>
        <w:numPr>
          <w:ilvl w:val="0"/>
          <w:numId w:val="149"/>
        </w:numPr>
        <w:spacing w:before="100" w:beforeAutospacing="1" w:after="115"/>
        <w:rPr>
          <w:rFonts w:ascii="Calibri" w:hAnsi="Calibri" w:cs="Calibri"/>
          <w:color w:val="000000"/>
          <w:lang w:val="en"/>
        </w:rPr>
      </w:pPr>
      <w:r>
        <w:rPr>
          <w:rFonts w:ascii="Calibri" w:hAnsi="Calibri" w:cs="Calibri"/>
          <w:color w:val="000000"/>
          <w:lang w:val="en"/>
        </w:rPr>
        <w:t>Implementation of</w:t>
      </w:r>
      <w:r w:rsidR="00A35A10">
        <w:rPr>
          <w:rFonts w:ascii="Calibri" w:hAnsi="Calibri" w:cs="Calibri"/>
          <w:color w:val="000000"/>
          <w:lang w:val="en"/>
        </w:rPr>
        <w:t xml:space="preserve"> GDPR and Pb</w:t>
      </w:r>
      <w:r>
        <w:rPr>
          <w:rFonts w:ascii="Calibri" w:hAnsi="Calibri" w:cs="Calibri"/>
          <w:color w:val="000000"/>
          <w:lang w:val="en"/>
        </w:rPr>
        <w:t>D based development.</w:t>
      </w:r>
      <w:r w:rsidR="00231369">
        <w:rPr>
          <w:rFonts w:ascii="Calibri" w:hAnsi="Calibri" w:cs="Calibri"/>
          <w:color w:val="000000"/>
          <w:lang w:val="en"/>
        </w:rPr>
        <w:t xml:space="preserve"> </w:t>
      </w:r>
    </w:p>
    <w:p w:rsidR="00231369" w:rsidRPr="00231369" w:rsidRDefault="00231369" w:rsidP="00F257AC">
      <w:pPr>
        <w:pStyle w:val="Heading2"/>
        <w:spacing w:before="100" w:beforeAutospacing="1" w:after="115"/>
        <w:ind w:left="720"/>
        <w:rPr>
          <w:rFonts w:ascii="Calibri" w:hAnsi="Calibri" w:cs="Calibri"/>
          <w:color w:val="000000"/>
          <w:lang w:val="en"/>
        </w:rPr>
      </w:pPr>
      <w:bookmarkStart w:id="6" w:name="_Toc2613547"/>
      <w:r w:rsidRPr="00231369">
        <w:rPr>
          <w:lang w:val="en-IN"/>
        </w:rPr>
        <w:t xml:space="preserve">Detailed </w:t>
      </w:r>
      <w:r w:rsidR="00262F09">
        <w:rPr>
          <w:lang w:val="en-IN"/>
        </w:rPr>
        <w:t>functional o</w:t>
      </w:r>
      <w:r w:rsidRPr="00231369">
        <w:rPr>
          <w:lang w:val="en-IN"/>
        </w:rPr>
        <w:t>bjective</w:t>
      </w:r>
      <w:r w:rsidR="00262F09">
        <w:rPr>
          <w:lang w:val="en-IN"/>
        </w:rPr>
        <w:t>s</w:t>
      </w:r>
      <w:bookmarkEnd w:id="6"/>
    </w:p>
    <w:p w:rsidR="00E87290"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Login</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oAuth based and OTP via email </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Client Specific Theme-Management</w:t>
      </w:r>
    </w:p>
    <w:p w:rsid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Custom theme configuration </w:t>
      </w:r>
    </w:p>
    <w:p w:rsidR="001407C7" w:rsidRPr="001407C7" w:rsidRDefault="001407C7"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Assets, page and application level theme customization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User Specific Dashboard</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On-screen snapshot of bookings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One Place Navigation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Request processing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Role based actions reminders</w:t>
      </w:r>
    </w:p>
    <w:p w:rsidR="001407C7" w:rsidRPr="001407C7" w:rsidRDefault="00F257AC" w:rsidP="001407C7">
      <w:pPr>
        <w:pStyle w:val="ListParagraph"/>
        <w:numPr>
          <w:ilvl w:val="0"/>
          <w:numId w:val="260"/>
        </w:numPr>
        <w:rPr>
          <w:rFonts w:ascii="Calibri" w:hAnsi="Calibri" w:cs="Calibri"/>
          <w:color w:val="000000"/>
          <w:lang w:val="en"/>
        </w:rPr>
      </w:pPr>
      <w:r w:rsidRPr="001407C7">
        <w:rPr>
          <w:rFonts w:ascii="Calibri" w:hAnsi="Calibri" w:cs="Calibri"/>
          <w:color w:val="000000"/>
          <w:lang w:val="en-US"/>
        </w:rPr>
        <w:t>Notifications</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On-Boarding</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Upload of Customer Organization</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Initial Customer generation with minimal data</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Ability for the customer to update the profile data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Customer Profile Management</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 xml:space="preserve">Ability to quickly add / modify Customer data </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Reminder notifications for completion of profiles</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Audit history</w:t>
      </w:r>
    </w:p>
    <w:p w:rsidR="00F257AC"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Master Data improved validations</w:t>
      </w:r>
    </w:p>
    <w:p w:rsidR="001407C7" w:rsidRPr="001407C7" w:rsidRDefault="00F257AC" w:rsidP="001407C7">
      <w:pPr>
        <w:pStyle w:val="ListParagraph"/>
        <w:numPr>
          <w:ilvl w:val="0"/>
          <w:numId w:val="260"/>
        </w:numPr>
        <w:rPr>
          <w:rFonts w:ascii="Calibri" w:hAnsi="Calibri" w:cs="Calibri"/>
          <w:color w:val="000000"/>
          <w:lang w:val="en-US"/>
        </w:rPr>
      </w:pPr>
      <w:r w:rsidRPr="001407C7">
        <w:rPr>
          <w:rFonts w:ascii="Calibri" w:hAnsi="Calibri" w:cs="Calibri"/>
          <w:color w:val="000000"/>
          <w:lang w:val="en-US"/>
        </w:rPr>
        <w:t>Improved and Optimized Customer data</w:t>
      </w:r>
    </w:p>
    <w:p w:rsidR="00A543E7" w:rsidRPr="001407C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Booking Management</w:t>
      </w:r>
    </w:p>
    <w:p w:rsidR="001407C7" w:rsidRDefault="001407C7" w:rsidP="001407C7">
      <w:pPr>
        <w:pStyle w:val="NormalWeb"/>
        <w:spacing w:before="100" w:beforeAutospacing="1" w:after="115"/>
        <w:ind w:left="1080"/>
        <w:rPr>
          <w:rFonts w:ascii="Calibri" w:hAnsi="Calibri" w:cs="Calibri"/>
          <w:color w:val="000000"/>
          <w:lang w:val="en"/>
        </w:rPr>
      </w:pPr>
      <w:r w:rsidRPr="001407C7">
        <w:rPr>
          <w:rFonts w:ascii="Calibri" w:hAnsi="Calibri" w:cs="Calibri"/>
          <w:color w:val="000000"/>
          <w:lang w:val="en"/>
        </w:rPr>
        <w:lastRenderedPageBreak/>
        <w:t>Voyage Planning</w:t>
      </w:r>
      <w:r>
        <w:rPr>
          <w:rFonts w:ascii="Calibri" w:hAnsi="Calibri" w:cs="Calibri"/>
          <w:color w:val="000000"/>
          <w:lang w:val="en"/>
        </w:rPr>
        <w:t xml:space="preserve"> |</w:t>
      </w:r>
      <w:r w:rsidRPr="001407C7">
        <w:rPr>
          <w:rFonts w:ascii="Calibri" w:hAnsi="Calibri" w:cs="Calibri"/>
          <w:color w:val="000000"/>
          <w:lang w:val="en"/>
        </w:rPr>
        <w:t>Crew Rotation</w:t>
      </w:r>
      <w:r>
        <w:rPr>
          <w:rFonts w:ascii="Calibri" w:hAnsi="Calibri" w:cs="Calibri"/>
          <w:color w:val="000000"/>
          <w:lang w:val="en"/>
        </w:rPr>
        <w:t xml:space="preserve"> |</w:t>
      </w:r>
      <w:r w:rsidRPr="001407C7">
        <w:rPr>
          <w:rFonts w:ascii="Calibri" w:hAnsi="Calibri" w:cs="Calibri"/>
          <w:color w:val="000000"/>
          <w:lang w:val="en"/>
        </w:rPr>
        <w:t>Booking</w:t>
      </w:r>
      <w:r>
        <w:rPr>
          <w:rFonts w:ascii="Calibri" w:hAnsi="Calibri" w:cs="Calibri"/>
          <w:color w:val="000000"/>
          <w:lang w:val="en"/>
        </w:rPr>
        <w:t xml:space="preserve"> |</w:t>
      </w:r>
      <w:r w:rsidRPr="001407C7">
        <w:rPr>
          <w:rFonts w:ascii="Calibri" w:hAnsi="Calibri" w:cs="Calibri"/>
          <w:color w:val="000000"/>
          <w:lang w:val="en"/>
        </w:rPr>
        <w:t>Booking Modification</w:t>
      </w:r>
      <w:r>
        <w:rPr>
          <w:rFonts w:ascii="Calibri" w:hAnsi="Calibri" w:cs="Calibri"/>
          <w:color w:val="000000"/>
          <w:lang w:val="en"/>
        </w:rPr>
        <w:t xml:space="preserve"> |</w:t>
      </w:r>
      <w:r w:rsidRPr="001407C7">
        <w:rPr>
          <w:rFonts w:ascii="Calibri" w:hAnsi="Calibri" w:cs="Calibri"/>
          <w:color w:val="000000"/>
          <w:lang w:val="en"/>
        </w:rPr>
        <w:t>Booking Confirmation</w:t>
      </w:r>
      <w:r>
        <w:rPr>
          <w:rFonts w:ascii="Calibri" w:hAnsi="Calibri" w:cs="Calibri"/>
          <w:color w:val="000000"/>
          <w:lang w:val="en"/>
        </w:rPr>
        <w:t xml:space="preserve"> |</w:t>
      </w:r>
      <w:r w:rsidRPr="001407C7">
        <w:rPr>
          <w:rFonts w:ascii="Calibri" w:hAnsi="Calibri" w:cs="Calibri"/>
          <w:color w:val="000000"/>
          <w:lang w:val="en"/>
        </w:rPr>
        <w:t>Communication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Improved UX for Voyage and Crew rotation and planning</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Booking History for minimization of conflict management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Clone from existing bookings to create new</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Workflow Engine framework implementation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Rules Engine  framework employment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Map and Calendar based visualization, with re-organized data models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Message queuing for In-Application communications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New existing Event hubs for in-app events</w:t>
      </w:r>
    </w:p>
    <w:p w:rsidR="001407C7"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Highly secured data encryption</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PNR Sync</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Elimination of XML/JSON visualization and display in a readable format</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Auto and Manual PNR sync</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Improved On-Page Validation Messages</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Display error in readable format</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In-Application Search Engine</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Reorganized database schema</w:t>
      </w:r>
    </w:p>
    <w:p w:rsidR="00A543E7" w:rsidRDefault="00A543E7" w:rsidP="001407C7">
      <w:pPr>
        <w:pStyle w:val="NormalWeb"/>
        <w:numPr>
          <w:ilvl w:val="0"/>
          <w:numId w:val="149"/>
        </w:numPr>
        <w:spacing w:before="100" w:beforeAutospacing="1" w:after="115"/>
        <w:rPr>
          <w:rFonts w:ascii="Calibri" w:hAnsi="Calibri" w:cs="Calibri"/>
          <w:color w:val="000000"/>
          <w:lang w:val="en"/>
        </w:rPr>
      </w:pPr>
      <w:r w:rsidRPr="001407C7">
        <w:rPr>
          <w:rFonts w:ascii="Calibri" w:hAnsi="Calibri" w:cs="Calibri"/>
          <w:color w:val="000000"/>
          <w:lang w:val="en"/>
        </w:rPr>
        <w:t>Notification</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Office 365 Email Dashboard, with ability to monitor and resend</w:t>
      </w:r>
    </w:p>
    <w:p w:rsidR="00231369" w:rsidRPr="00231369" w:rsidRDefault="00231369" w:rsidP="00231369">
      <w:pPr>
        <w:pStyle w:val="ListParagraph"/>
        <w:numPr>
          <w:ilvl w:val="0"/>
          <w:numId w:val="260"/>
        </w:numPr>
        <w:rPr>
          <w:rFonts w:ascii="Calibri" w:hAnsi="Calibri" w:cs="Calibri"/>
          <w:color w:val="000000"/>
          <w:lang w:val="en-US"/>
        </w:rPr>
      </w:pPr>
      <w:r w:rsidRPr="00231369">
        <w:rPr>
          <w:rFonts w:ascii="Calibri" w:hAnsi="Calibri" w:cs="Calibri"/>
          <w:color w:val="000000"/>
          <w:lang w:val="en-US"/>
        </w:rPr>
        <w:t>Email notifications for various events to be templatized</w:t>
      </w:r>
    </w:p>
    <w:p w:rsidR="009E2159" w:rsidRDefault="00A543E7">
      <w:pPr>
        <w:rPr>
          <w:rFonts w:asciiTheme="majorHAnsi" w:eastAsiaTheme="majorEastAsia" w:hAnsiTheme="majorHAnsi" w:cs="Trebuchet MS"/>
          <w:b/>
          <w:bCs/>
          <w:color w:val="365F91" w:themeColor="accent1" w:themeShade="BF"/>
          <w:sz w:val="28"/>
          <w:szCs w:val="28"/>
        </w:rPr>
      </w:pPr>
      <w:bookmarkStart w:id="7" w:name="_Toc514762898"/>
      <w:r>
        <w:rPr>
          <w:rFonts w:cs="Trebuchet MS"/>
        </w:rPr>
        <w:t xml:space="preserve"> </w:t>
      </w:r>
      <w:r w:rsidR="009E2159">
        <w:rPr>
          <w:rFonts w:cs="Trebuchet MS"/>
        </w:rPr>
        <w:br w:type="page"/>
      </w:r>
    </w:p>
    <w:p w:rsidR="00A1175C" w:rsidRPr="0071675C" w:rsidRDefault="00A1175C" w:rsidP="00BD2F2D">
      <w:pPr>
        <w:pStyle w:val="Heading1"/>
        <w:numPr>
          <w:ilvl w:val="0"/>
          <w:numId w:val="7"/>
        </w:numPr>
        <w:suppressAutoHyphens/>
        <w:spacing w:before="480" w:after="0" w:line="276" w:lineRule="auto"/>
      </w:pPr>
      <w:bookmarkStart w:id="8" w:name="_Toc2613548"/>
      <w:r w:rsidRPr="0071675C">
        <w:rPr>
          <w:rFonts w:cs="Trebuchet MS"/>
        </w:rPr>
        <w:lastRenderedPageBreak/>
        <w:t>Definitions, Acronyms and Abbreviations</w:t>
      </w:r>
      <w:bookmarkEnd w:id="7"/>
      <w:bookmarkEnd w:id="8"/>
    </w:p>
    <w:p w:rsidR="00A1175C" w:rsidRPr="0071675C" w:rsidRDefault="00A1175C" w:rsidP="00D86845">
      <w:pPr>
        <w:pStyle w:val="Heading2"/>
        <w:rPr>
          <w:rFonts w:cs="Trebuchet MS"/>
        </w:rPr>
      </w:pPr>
      <w:bookmarkStart w:id="9" w:name="_Toc514762899"/>
      <w:bookmarkStart w:id="10" w:name="_Toc2613549"/>
      <w:r w:rsidRPr="0071675C">
        <w:t>Definitions</w:t>
      </w:r>
      <w:bookmarkEnd w:id="9"/>
      <w:bookmarkEnd w:id="10"/>
    </w:p>
    <w:tbl>
      <w:tblPr>
        <w:tblW w:w="5000" w:type="pct"/>
        <w:tblLook w:val="0000" w:firstRow="0" w:lastRow="0" w:firstColumn="0" w:lastColumn="0" w:noHBand="0" w:noVBand="0"/>
      </w:tblPr>
      <w:tblGrid>
        <w:gridCol w:w="4508"/>
        <w:gridCol w:w="4508"/>
      </w:tblGrid>
      <w:tr w:rsidR="00D540B5" w:rsidRPr="00D540B5" w:rsidTr="00D540B5">
        <w:trPr>
          <w:trHeight w:val="269"/>
        </w:trPr>
        <w:tc>
          <w:tcPr>
            <w:tcW w:w="2500" w:type="pct"/>
            <w:tcBorders>
              <w:top w:val="single" w:sz="4" w:space="0" w:color="000000"/>
              <w:left w:val="single" w:sz="4" w:space="0" w:color="000000"/>
              <w:bottom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Terms</w:t>
            </w:r>
          </w:p>
        </w:tc>
        <w:tc>
          <w:tcPr>
            <w:tcW w:w="2500" w:type="pct"/>
            <w:tcBorders>
              <w:top w:val="single" w:sz="4" w:space="0" w:color="000000"/>
              <w:left w:val="single" w:sz="4" w:space="0" w:color="000000"/>
              <w:bottom w:val="single" w:sz="4" w:space="0" w:color="000000"/>
              <w:right w:val="single" w:sz="4" w:space="0" w:color="000000"/>
            </w:tcBorders>
            <w:shd w:val="clear" w:color="auto" w:fill="4F81BD" w:themeFill="accent1"/>
            <w:noWrap/>
            <w:tcMar>
              <w:left w:w="115" w:type="dxa"/>
              <w:right w:w="115" w:type="dxa"/>
            </w:tcMar>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Definition</w:t>
            </w: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r w:rsidR="00A1175C" w:rsidRPr="0071675C" w:rsidTr="00D540B5">
        <w:trPr>
          <w:trHeight w:val="109"/>
        </w:trPr>
        <w:tc>
          <w:tcPr>
            <w:tcW w:w="2500" w:type="pct"/>
            <w:tcBorders>
              <w:top w:val="single" w:sz="4" w:space="0" w:color="000000"/>
              <w:left w:val="single" w:sz="4" w:space="0" w:color="000000"/>
              <w:bottom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c>
          <w:tcPr>
            <w:tcW w:w="2500" w:type="pct"/>
            <w:tcBorders>
              <w:top w:val="single" w:sz="4" w:space="0" w:color="000000"/>
              <w:left w:val="single" w:sz="4" w:space="0" w:color="000000"/>
              <w:bottom w:val="single" w:sz="4" w:space="0" w:color="000000"/>
              <w:right w:val="single" w:sz="4" w:space="0" w:color="000000"/>
            </w:tcBorders>
            <w:shd w:val="clear" w:color="auto" w:fill="auto"/>
            <w:noWrap/>
            <w:tcMar>
              <w:left w:w="115" w:type="dxa"/>
              <w:right w:w="115" w:type="dxa"/>
            </w:tcMar>
          </w:tcPr>
          <w:p w:rsidR="00A1175C" w:rsidRPr="0071675C" w:rsidRDefault="00A1175C" w:rsidP="00D86845">
            <w:pPr>
              <w:spacing w:after="0"/>
              <w:rPr>
                <w:rFonts w:ascii="Cambria" w:hAnsi="Cambria"/>
              </w:rPr>
            </w:pPr>
          </w:p>
        </w:tc>
      </w:tr>
    </w:tbl>
    <w:p w:rsidR="00A1175C" w:rsidRPr="0071675C" w:rsidRDefault="00A1175C" w:rsidP="00D86845">
      <w:pPr>
        <w:pStyle w:val="Heading2"/>
        <w:rPr>
          <w:rFonts w:cs="Trebuchet MS"/>
        </w:rPr>
      </w:pPr>
      <w:bookmarkStart w:id="11" w:name="_Toc514762900"/>
      <w:bookmarkStart w:id="12" w:name="_Toc2613550"/>
      <w:r w:rsidRPr="0071675C">
        <w:t>Acronyms</w:t>
      </w:r>
      <w:bookmarkEnd w:id="11"/>
      <w:r w:rsidR="00D07EB0">
        <w:t xml:space="preserve"> and Abbreviations</w:t>
      </w:r>
      <w:bookmarkEnd w:id="12"/>
    </w:p>
    <w:tbl>
      <w:tblPr>
        <w:tblW w:w="5000" w:type="pct"/>
        <w:tblLook w:val="0000" w:firstRow="0" w:lastRow="0" w:firstColumn="0" w:lastColumn="0" w:noHBand="0" w:noVBand="0"/>
      </w:tblPr>
      <w:tblGrid>
        <w:gridCol w:w="4503"/>
        <w:gridCol w:w="4513"/>
      </w:tblGrid>
      <w:tr w:rsidR="00D540B5" w:rsidRPr="00D540B5" w:rsidTr="00D540B5">
        <w:tc>
          <w:tcPr>
            <w:tcW w:w="2497" w:type="pct"/>
            <w:tcBorders>
              <w:top w:val="single" w:sz="4" w:space="0" w:color="000000"/>
              <w:left w:val="single" w:sz="4" w:space="0" w:color="000000"/>
              <w:bottom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Acronym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A1175C" w:rsidRPr="00D540B5" w:rsidRDefault="00A1175C" w:rsidP="00D86845">
            <w:pPr>
              <w:spacing w:after="0"/>
              <w:rPr>
                <w:rFonts w:ascii="Cambria" w:hAnsi="Cambria"/>
                <w:color w:val="FFFFFF" w:themeColor="background1"/>
              </w:rPr>
            </w:pPr>
            <w:r w:rsidRPr="00D540B5">
              <w:rPr>
                <w:rFonts w:ascii="Cambria" w:hAnsi="Cambria" w:cs="Trebuchet MS"/>
                <w:b/>
                <w:color w:val="FFFFFF" w:themeColor="background1"/>
              </w:rPr>
              <w:t>Meaning</w:t>
            </w:r>
          </w:p>
        </w:tc>
      </w:tr>
      <w:tr w:rsidR="00A1175C" w:rsidRPr="0071675C" w:rsidTr="00D540B5">
        <w:tc>
          <w:tcPr>
            <w:tcW w:w="2497" w:type="pct"/>
            <w:tcBorders>
              <w:top w:val="single" w:sz="4" w:space="0" w:color="000000"/>
              <w:left w:val="single" w:sz="4" w:space="0" w:color="000000"/>
              <w:bottom w:val="single" w:sz="4" w:space="0" w:color="000000"/>
            </w:tcBorders>
            <w:shd w:val="clear" w:color="auto" w:fill="auto"/>
          </w:tcPr>
          <w:p w:rsidR="00A1175C" w:rsidRPr="00AF1D4E" w:rsidRDefault="00D07EB0" w:rsidP="00D86845">
            <w:pPr>
              <w:snapToGrid w:val="0"/>
              <w:spacing w:after="0"/>
              <w:rPr>
                <w:rFonts w:ascii="Calibri" w:hAnsi="Calibri" w:cs="Calibri"/>
                <w:sz w:val="22"/>
              </w:rPr>
            </w:pPr>
            <w:r w:rsidRPr="00AF1D4E">
              <w:rPr>
                <w:rFonts w:ascii="Calibri" w:hAnsi="Calibri" w:cs="Calibri"/>
                <w:sz w:val="22"/>
              </w:rPr>
              <w:t>AD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1175C" w:rsidRPr="00A8386A" w:rsidRDefault="00D07EB0" w:rsidP="00D86845">
            <w:pPr>
              <w:snapToGrid w:val="0"/>
              <w:spacing w:after="0"/>
              <w:rPr>
                <w:rFonts w:ascii="Cambria" w:hAnsi="Cambria"/>
              </w:rPr>
            </w:pPr>
            <w:r w:rsidRPr="00A8386A">
              <w:rPr>
                <w:rFonts w:ascii="Cambria" w:hAnsi="Cambria"/>
              </w:rPr>
              <w:t>Active Directory</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API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Application Programming Interface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F1D4E" w:rsidRDefault="00D07EB0" w:rsidP="00D86845">
            <w:pPr>
              <w:snapToGrid w:val="0"/>
              <w:spacing w:after="0"/>
              <w:rPr>
                <w:rFonts w:ascii="Calibri" w:hAnsi="Calibri" w:cs="Calibri"/>
                <w:sz w:val="22"/>
              </w:rPr>
            </w:pPr>
            <w:r w:rsidRPr="00AF1D4E">
              <w:rPr>
                <w:rFonts w:ascii="Calibri" w:hAnsi="Calibri" w:cs="Calibri"/>
                <w:sz w:val="22"/>
              </w:rPr>
              <w:t>CDN</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Pr="00A8386A" w:rsidRDefault="00D07EB0" w:rsidP="00D86845">
            <w:pPr>
              <w:snapToGrid w:val="0"/>
              <w:spacing w:after="0"/>
              <w:rPr>
                <w:rFonts w:ascii="Cambria" w:hAnsi="Cambria"/>
              </w:rPr>
            </w:pPr>
            <w:r w:rsidRPr="00A8386A">
              <w:rPr>
                <w:rFonts w:ascii="Cambria" w:hAnsi="Cambria"/>
              </w:rPr>
              <w:t>Content Delivery Network</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UX</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Experience</w:t>
            </w:r>
          </w:p>
        </w:tc>
      </w:tr>
      <w:tr w:rsidR="00D07EB0" w:rsidRPr="0071675C" w:rsidTr="00D540B5">
        <w:tc>
          <w:tcPr>
            <w:tcW w:w="2497" w:type="pct"/>
            <w:tcBorders>
              <w:top w:val="single" w:sz="4" w:space="0" w:color="000000"/>
              <w:left w:val="single" w:sz="4" w:space="0" w:color="000000"/>
              <w:bottom w:val="single" w:sz="4" w:space="0" w:color="000000"/>
            </w:tcBorders>
            <w:shd w:val="clear" w:color="auto" w:fill="auto"/>
          </w:tcPr>
          <w:p w:rsidR="00D07EB0" w:rsidRPr="00A8386A" w:rsidRDefault="000B1C97" w:rsidP="00D86845">
            <w:pPr>
              <w:snapToGrid w:val="0"/>
              <w:spacing w:after="0"/>
              <w:rPr>
                <w:rFonts w:ascii="Calibri" w:hAnsi="Calibri" w:cs="Calibri"/>
                <w:sz w:val="22"/>
              </w:rPr>
            </w:pPr>
            <w:r w:rsidRPr="00A8386A">
              <w:rPr>
                <w:rFonts w:ascii="Calibri" w:hAnsi="Calibri" w:cs="Calibri"/>
                <w:sz w:val="22"/>
              </w:rPr>
              <w:t>UI</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07EB0" w:rsidRDefault="000B1C97" w:rsidP="00D86845">
            <w:pPr>
              <w:snapToGrid w:val="0"/>
              <w:spacing w:after="0"/>
              <w:rPr>
                <w:rFonts w:ascii="Cambria" w:hAnsi="Cambria"/>
              </w:rPr>
            </w:pPr>
            <w:r>
              <w:rPr>
                <w:rFonts w:ascii="Cambria" w:hAnsi="Cambria"/>
              </w:rPr>
              <w:t>User Interface</w:t>
            </w:r>
          </w:p>
        </w:tc>
      </w:tr>
      <w:tr w:rsidR="00AB296B" w:rsidRPr="0071675C" w:rsidTr="00D540B5">
        <w:tc>
          <w:tcPr>
            <w:tcW w:w="2497" w:type="pct"/>
            <w:tcBorders>
              <w:top w:val="single" w:sz="4" w:space="0" w:color="000000"/>
              <w:left w:val="single" w:sz="4" w:space="0" w:color="000000"/>
              <w:bottom w:val="single" w:sz="4" w:space="0" w:color="000000"/>
            </w:tcBorders>
            <w:shd w:val="clear" w:color="auto" w:fill="auto"/>
          </w:tcPr>
          <w:p w:rsidR="00AB296B" w:rsidRPr="00A8386A" w:rsidRDefault="005E3D02" w:rsidP="00D86845">
            <w:pPr>
              <w:snapToGrid w:val="0"/>
              <w:spacing w:after="0"/>
              <w:rPr>
                <w:rFonts w:ascii="Calibri" w:hAnsi="Calibri" w:cs="Calibri"/>
                <w:sz w:val="22"/>
              </w:rPr>
            </w:pPr>
            <w:r w:rsidRPr="00A8386A">
              <w:rPr>
                <w:rFonts w:ascii="Calibri" w:hAnsi="Calibri" w:cs="Calibri"/>
                <w:sz w:val="22"/>
              </w:rPr>
              <w:t>GDS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B296B" w:rsidRDefault="005E3D02" w:rsidP="00D86845">
            <w:pPr>
              <w:snapToGrid w:val="0"/>
              <w:spacing w:after="0"/>
              <w:rPr>
                <w:rFonts w:ascii="Cambria" w:hAnsi="Cambria"/>
              </w:rPr>
            </w:pPr>
            <w:r>
              <w:rPr>
                <w:rFonts w:ascii="Cambria" w:hAnsi="Cambria"/>
              </w:rPr>
              <w:t>Global Distribution System</w:t>
            </w:r>
          </w:p>
        </w:tc>
      </w:tr>
      <w:tr w:rsidR="007D6E4E" w:rsidRPr="0071675C" w:rsidTr="00D540B5">
        <w:tc>
          <w:tcPr>
            <w:tcW w:w="2497" w:type="pct"/>
            <w:tcBorders>
              <w:top w:val="single" w:sz="4" w:space="0" w:color="000000"/>
              <w:left w:val="single" w:sz="4" w:space="0" w:color="000000"/>
              <w:bottom w:val="single" w:sz="4" w:space="0" w:color="000000"/>
            </w:tcBorders>
            <w:shd w:val="clear" w:color="auto" w:fill="auto"/>
          </w:tcPr>
          <w:p w:rsidR="007D6E4E" w:rsidRPr="00A8386A" w:rsidRDefault="00875902" w:rsidP="00D86845">
            <w:pPr>
              <w:snapToGrid w:val="0"/>
              <w:spacing w:after="0"/>
              <w:rPr>
                <w:rFonts w:ascii="Calibri" w:hAnsi="Calibri" w:cs="Calibri"/>
                <w:sz w:val="22"/>
              </w:rPr>
            </w:pPr>
            <w:ins w:id="13" w:author="Dharmendra Kumar Singh" w:date="2019-02-22T13:03:00Z">
              <w:r w:rsidRPr="00A8386A">
                <w:rPr>
                  <w:rFonts w:ascii="Calibri" w:hAnsi="Calibri" w:cs="Calibri"/>
                  <w:sz w:val="22"/>
                </w:rPr>
                <w:t>CL</w:t>
              </w:r>
            </w:ins>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7D6E4E" w:rsidRDefault="00875902" w:rsidP="00D86845">
            <w:pPr>
              <w:snapToGrid w:val="0"/>
              <w:spacing w:after="0"/>
              <w:rPr>
                <w:rFonts w:ascii="Cambria" w:hAnsi="Cambria"/>
              </w:rPr>
            </w:pPr>
            <w:ins w:id="14" w:author="Dharmendra Kumar Singh" w:date="2019-02-22T13:03:00Z">
              <w:r>
                <w:rPr>
                  <w:rFonts w:ascii="Cambria" w:hAnsi="Cambria"/>
                </w:rPr>
                <w:t>Crew Link</w:t>
              </w:r>
            </w:ins>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GDPR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sidRPr="00A35A10">
              <w:rPr>
                <w:rFonts w:ascii="Cambria" w:hAnsi="Cambria"/>
              </w:rPr>
              <w:t>General Data Protection Regulation</w:t>
            </w:r>
          </w:p>
        </w:tc>
      </w:tr>
      <w:tr w:rsidR="00A35A10" w:rsidRPr="0071675C" w:rsidTr="00D540B5">
        <w:tc>
          <w:tcPr>
            <w:tcW w:w="2497" w:type="pct"/>
            <w:tcBorders>
              <w:top w:val="single" w:sz="4" w:space="0" w:color="000000"/>
              <w:left w:val="single" w:sz="4" w:space="0" w:color="000000"/>
              <w:bottom w:val="single" w:sz="4" w:space="0" w:color="000000"/>
            </w:tcBorders>
            <w:shd w:val="clear" w:color="auto" w:fill="auto"/>
          </w:tcPr>
          <w:p w:rsidR="00A35A10" w:rsidRPr="00A8386A" w:rsidRDefault="00A35A10" w:rsidP="00D86845">
            <w:pPr>
              <w:snapToGrid w:val="0"/>
              <w:spacing w:after="0"/>
              <w:rPr>
                <w:rFonts w:ascii="Calibri" w:hAnsi="Calibri" w:cs="Calibri"/>
                <w:sz w:val="22"/>
              </w:rPr>
            </w:pPr>
            <w:r w:rsidRPr="00A8386A">
              <w:rPr>
                <w:rFonts w:ascii="Calibri" w:hAnsi="Calibri" w:cs="Calibri"/>
                <w:sz w:val="22"/>
              </w:rPr>
              <w:t>PbD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A35A10" w:rsidRDefault="00A35A10" w:rsidP="00D86845">
            <w:pPr>
              <w:snapToGrid w:val="0"/>
              <w:spacing w:after="0"/>
              <w:rPr>
                <w:rFonts w:ascii="Cambria" w:hAnsi="Cambria"/>
              </w:rPr>
            </w:pPr>
            <w:r>
              <w:rPr>
                <w:rFonts w:ascii="Cambria" w:hAnsi="Cambria"/>
              </w:rPr>
              <w:t>Privacy by Design</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SFC</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Service Fabric Cluster</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530AB1" w:rsidP="00D86845">
            <w:pPr>
              <w:snapToGrid w:val="0"/>
              <w:spacing w:after="0"/>
              <w:rPr>
                <w:rFonts w:ascii="Calibri" w:hAnsi="Calibri" w:cs="Calibri"/>
                <w:sz w:val="22"/>
              </w:rPr>
            </w:pPr>
            <w:r w:rsidRPr="00A8386A">
              <w:rPr>
                <w:rFonts w:ascii="Calibri" w:hAnsi="Calibri" w:cs="Calibri"/>
                <w:sz w:val="22"/>
              </w:rPr>
              <w:t>RG</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530AB1" w:rsidP="00D86845">
            <w:pPr>
              <w:snapToGrid w:val="0"/>
              <w:spacing w:after="0"/>
              <w:rPr>
                <w:rFonts w:ascii="Cambria" w:hAnsi="Cambria"/>
              </w:rPr>
            </w:pPr>
            <w:r>
              <w:rPr>
                <w:rFonts w:ascii="Cambria" w:hAnsi="Cambria"/>
              </w:rPr>
              <w:t>Resource Group</w:t>
            </w:r>
          </w:p>
        </w:tc>
      </w:tr>
      <w:tr w:rsidR="00530AB1" w:rsidRPr="0071675C" w:rsidTr="00D540B5">
        <w:tc>
          <w:tcPr>
            <w:tcW w:w="2497" w:type="pct"/>
            <w:tcBorders>
              <w:top w:val="single" w:sz="4" w:space="0" w:color="000000"/>
              <w:left w:val="single" w:sz="4" w:space="0" w:color="000000"/>
              <w:bottom w:val="single" w:sz="4" w:space="0" w:color="000000"/>
            </w:tcBorders>
            <w:shd w:val="clear" w:color="auto" w:fill="auto"/>
          </w:tcPr>
          <w:p w:rsidR="00530AB1" w:rsidRPr="00A8386A" w:rsidRDefault="00FD2CA2" w:rsidP="00D86845">
            <w:pPr>
              <w:snapToGrid w:val="0"/>
              <w:spacing w:after="0"/>
              <w:rPr>
                <w:rFonts w:ascii="Calibri" w:hAnsi="Calibri" w:cs="Calibri"/>
                <w:sz w:val="22"/>
              </w:rPr>
            </w:pPr>
            <w:r w:rsidRPr="00A8386A">
              <w:rPr>
                <w:rFonts w:ascii="Calibri" w:hAnsi="Calibri" w:cs="Calibri"/>
                <w:sz w:val="22"/>
              </w:rPr>
              <w:t>MDS</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530AB1" w:rsidRDefault="00FD2CA2" w:rsidP="00D86845">
            <w:pPr>
              <w:snapToGrid w:val="0"/>
              <w:spacing w:after="0"/>
              <w:rPr>
                <w:rFonts w:ascii="Cambria" w:hAnsi="Cambria"/>
              </w:rPr>
            </w:pPr>
            <w:r>
              <w:rPr>
                <w:rFonts w:ascii="Cambria" w:hAnsi="Cambria"/>
              </w:rPr>
              <w:t>Master Data Service</w:t>
            </w:r>
          </w:p>
        </w:tc>
      </w:tr>
      <w:tr w:rsidR="009A2BF4" w:rsidRPr="0071675C" w:rsidTr="00D540B5">
        <w:tc>
          <w:tcPr>
            <w:tcW w:w="2497" w:type="pct"/>
            <w:tcBorders>
              <w:top w:val="single" w:sz="4" w:space="0" w:color="000000"/>
              <w:left w:val="single" w:sz="4" w:space="0" w:color="000000"/>
              <w:bottom w:val="single" w:sz="4" w:space="0" w:color="000000"/>
            </w:tcBorders>
            <w:shd w:val="clear" w:color="auto" w:fill="auto"/>
          </w:tcPr>
          <w:p w:rsidR="009A2BF4" w:rsidRPr="00A8386A" w:rsidRDefault="009A2BF4" w:rsidP="00D86845">
            <w:pPr>
              <w:snapToGrid w:val="0"/>
              <w:spacing w:after="0"/>
              <w:rPr>
                <w:rFonts w:ascii="Calibri" w:hAnsi="Calibri" w:cs="Calibri"/>
                <w:sz w:val="22"/>
              </w:rPr>
            </w:pPr>
            <w:r w:rsidRPr="00A8386A">
              <w:rPr>
                <w:rFonts w:ascii="Calibri" w:hAnsi="Calibri" w:cs="Calibri"/>
                <w:sz w:val="22"/>
              </w:rPr>
              <w:t>HBE</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9A2BF4" w:rsidRDefault="009A2BF4" w:rsidP="00D86845">
            <w:pPr>
              <w:snapToGrid w:val="0"/>
              <w:spacing w:after="0"/>
              <w:rPr>
                <w:rFonts w:ascii="Cambria" w:hAnsi="Cambria"/>
              </w:rPr>
            </w:pPr>
            <w:r>
              <w:rPr>
                <w:rFonts w:ascii="Cambria" w:hAnsi="Cambria"/>
              </w:rPr>
              <w:t>Homeport Booking Engine</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Pr="00A8386A" w:rsidRDefault="002E71D8" w:rsidP="00D86845">
            <w:pPr>
              <w:snapToGrid w:val="0"/>
              <w:spacing w:after="0"/>
              <w:rPr>
                <w:rFonts w:ascii="Calibri" w:hAnsi="Calibri" w:cs="Calibri"/>
                <w:sz w:val="22"/>
              </w:rPr>
            </w:pPr>
            <w:r>
              <w:rPr>
                <w:rFonts w:ascii="Calibri" w:hAnsi="Calibri" w:cs="Calibri"/>
                <w:sz w:val="22"/>
              </w:rPr>
              <w:t>CSR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Client side Rendering</w:t>
            </w:r>
          </w:p>
        </w:tc>
      </w:tr>
      <w:tr w:rsidR="002E71D8" w:rsidRPr="0071675C" w:rsidTr="00D540B5">
        <w:tc>
          <w:tcPr>
            <w:tcW w:w="2497" w:type="pct"/>
            <w:tcBorders>
              <w:top w:val="single" w:sz="4" w:space="0" w:color="000000"/>
              <w:left w:val="single" w:sz="4" w:space="0" w:color="000000"/>
              <w:bottom w:val="single" w:sz="4" w:space="0" w:color="000000"/>
            </w:tcBorders>
            <w:shd w:val="clear" w:color="auto" w:fill="auto"/>
          </w:tcPr>
          <w:p w:rsidR="002E71D8" w:rsidRDefault="002E71D8" w:rsidP="00D86845">
            <w:pPr>
              <w:snapToGrid w:val="0"/>
              <w:spacing w:after="0"/>
              <w:rPr>
                <w:rFonts w:ascii="Calibri" w:hAnsi="Calibri" w:cs="Calibri"/>
                <w:sz w:val="22"/>
              </w:rPr>
            </w:pPr>
            <w:r>
              <w:rPr>
                <w:rFonts w:ascii="Calibri" w:hAnsi="Calibri" w:cs="Calibri"/>
                <w:sz w:val="22"/>
              </w:rPr>
              <w:t>SSR</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2E71D8" w:rsidRDefault="002E71D8" w:rsidP="00D86845">
            <w:pPr>
              <w:snapToGrid w:val="0"/>
              <w:spacing w:after="0"/>
              <w:rPr>
                <w:rFonts w:ascii="Cambria" w:hAnsi="Cambria"/>
              </w:rPr>
            </w:pPr>
            <w:r>
              <w:rPr>
                <w:rFonts w:ascii="Cambria" w:hAnsi="Cambria"/>
              </w:rPr>
              <w:t>Server side rendering</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BDD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D2A2B" w:rsidP="003A2A63">
            <w:pPr>
              <w:snapToGrid w:val="0"/>
              <w:spacing w:after="0"/>
              <w:rPr>
                <w:rFonts w:ascii="Cambria" w:hAnsi="Cambria"/>
              </w:rPr>
            </w:pPr>
            <w:r>
              <w:rPr>
                <w:rFonts w:ascii="Cambria" w:hAnsi="Cambria"/>
              </w:rPr>
              <w:t>Behaviour</w:t>
            </w:r>
            <w:r w:rsidR="00F61409">
              <w:rPr>
                <w:rFonts w:ascii="Cambria" w:hAnsi="Cambria"/>
              </w:rPr>
              <w:t xml:space="preserve"> driven </w:t>
            </w:r>
            <w:r w:rsidR="003A2A63">
              <w:rPr>
                <w:rFonts w:ascii="Cambria" w:hAnsi="Cambria"/>
              </w:rPr>
              <w:t>development</w:t>
            </w:r>
            <w:bookmarkStart w:id="15" w:name="_GoBack"/>
            <w:bookmarkEnd w:id="15"/>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DDD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Domain Driven design</w:t>
            </w:r>
          </w:p>
        </w:tc>
      </w:tr>
      <w:tr w:rsidR="00F61409" w:rsidRPr="0071675C" w:rsidTr="00D540B5">
        <w:tc>
          <w:tcPr>
            <w:tcW w:w="2497" w:type="pct"/>
            <w:tcBorders>
              <w:top w:val="single" w:sz="4" w:space="0" w:color="000000"/>
              <w:left w:val="single" w:sz="4" w:space="0" w:color="000000"/>
              <w:bottom w:val="single" w:sz="4" w:space="0" w:color="000000"/>
            </w:tcBorders>
            <w:shd w:val="clear" w:color="auto" w:fill="auto"/>
          </w:tcPr>
          <w:p w:rsidR="00F61409" w:rsidRDefault="00F61409" w:rsidP="00D86845">
            <w:pPr>
              <w:snapToGrid w:val="0"/>
              <w:spacing w:after="0"/>
              <w:rPr>
                <w:rFonts w:ascii="Calibri" w:hAnsi="Calibri" w:cs="Calibri"/>
                <w:sz w:val="22"/>
              </w:rPr>
            </w:pPr>
            <w:r>
              <w:rPr>
                <w:rFonts w:ascii="Calibri" w:hAnsi="Calibri" w:cs="Calibri"/>
                <w:sz w:val="22"/>
              </w:rPr>
              <w:t>TDD</w:t>
            </w: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F61409" w:rsidRDefault="00F61409" w:rsidP="00D86845">
            <w:pPr>
              <w:snapToGrid w:val="0"/>
              <w:spacing w:after="0"/>
              <w:rPr>
                <w:rFonts w:ascii="Cambria" w:hAnsi="Cambria"/>
              </w:rPr>
            </w:pPr>
            <w:r>
              <w:rPr>
                <w:rFonts w:ascii="Cambria" w:hAnsi="Cambria"/>
              </w:rPr>
              <w:t>Test driven design</w:t>
            </w:r>
          </w:p>
        </w:tc>
      </w:tr>
    </w:tbl>
    <w:p w:rsidR="00EB77BC" w:rsidRDefault="00EB77BC" w:rsidP="00EB77BC">
      <w:pPr>
        <w:pStyle w:val="Heading1"/>
        <w:numPr>
          <w:ilvl w:val="0"/>
          <w:numId w:val="0"/>
        </w:numPr>
        <w:suppressAutoHyphens/>
        <w:spacing w:before="480" w:after="0" w:line="276" w:lineRule="auto"/>
        <w:ind w:left="432"/>
        <w:rPr>
          <w:rFonts w:cs="Trebuchet MS"/>
        </w:rPr>
      </w:pPr>
      <w:bookmarkStart w:id="16" w:name="_Toc514762902"/>
    </w:p>
    <w:p w:rsidR="00EB77BC" w:rsidRDefault="00EB77BC">
      <w:pPr>
        <w:rPr>
          <w:rFonts w:asciiTheme="majorHAnsi" w:eastAsiaTheme="majorEastAsia" w:hAnsiTheme="majorHAnsi" w:cs="Trebuchet MS"/>
          <w:b/>
          <w:bCs/>
          <w:color w:val="365F91" w:themeColor="accent1" w:themeShade="BF"/>
          <w:sz w:val="28"/>
          <w:szCs w:val="28"/>
        </w:rPr>
      </w:pPr>
      <w:r>
        <w:rPr>
          <w:rFonts w:cs="Trebuchet MS"/>
        </w:rPr>
        <w:br w:type="page"/>
      </w:r>
    </w:p>
    <w:p w:rsidR="00A1175C" w:rsidRDefault="00A1175C" w:rsidP="00D86845">
      <w:pPr>
        <w:pStyle w:val="Heading1"/>
        <w:numPr>
          <w:ilvl w:val="0"/>
          <w:numId w:val="7"/>
        </w:numPr>
        <w:suppressAutoHyphens/>
        <w:spacing w:before="480" w:after="0" w:line="276" w:lineRule="auto"/>
        <w:rPr>
          <w:rFonts w:cs="Trebuchet MS"/>
        </w:rPr>
      </w:pPr>
      <w:bookmarkStart w:id="17" w:name="_Toc2613551"/>
      <w:r w:rsidRPr="0071675C">
        <w:rPr>
          <w:rFonts w:cs="Trebuchet MS"/>
        </w:rPr>
        <w:lastRenderedPageBreak/>
        <w:t>Architectural Representation</w:t>
      </w:r>
      <w:bookmarkEnd w:id="16"/>
      <w:bookmarkEnd w:id="17"/>
    </w:p>
    <w:p w:rsidR="007D6E4E" w:rsidRPr="007D6E4E" w:rsidRDefault="007D6E4E" w:rsidP="007D6E4E"/>
    <w:p w:rsidR="00E164F4" w:rsidRDefault="00E164F4" w:rsidP="00141FE2">
      <w:pPr>
        <w:pStyle w:val="Heading2"/>
      </w:pPr>
      <w:bookmarkStart w:id="18" w:name="_Toc2613552"/>
      <w:r w:rsidRPr="009163B6">
        <w:rPr>
          <w:lang w:val="en-IN"/>
        </w:rPr>
        <w:t>Proposed technical architecture – ATPI application framework</w:t>
      </w:r>
      <w:bookmarkEnd w:id="18"/>
    </w:p>
    <w:p w:rsidR="00E164F4" w:rsidRPr="00E164F4" w:rsidRDefault="00E164F4" w:rsidP="00E164F4">
      <w:r>
        <w:rPr>
          <w:noProof/>
        </w:rPr>
        <w:drawing>
          <wp:inline distT="0" distB="0" distL="0" distR="0" wp14:anchorId="72C0E2F3" wp14:editId="4CD41CDD">
            <wp:extent cx="5731510" cy="258191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1910"/>
                    </a:xfrm>
                    <a:prstGeom prst="rect">
                      <a:avLst/>
                    </a:prstGeom>
                  </pic:spPr>
                </pic:pic>
              </a:graphicData>
            </a:graphic>
          </wp:inline>
        </w:drawing>
      </w:r>
    </w:p>
    <w:p w:rsidR="00A15B3D" w:rsidRDefault="00E164F4" w:rsidP="007D6E4E">
      <w:pPr>
        <w:pStyle w:val="Heading2"/>
      </w:pPr>
      <w:bookmarkStart w:id="19" w:name="_Toc514762903"/>
      <w:bookmarkStart w:id="20" w:name="_Toc2613553"/>
      <w:r>
        <w:t>Proposed functional</w:t>
      </w:r>
      <w:r w:rsidR="00A1175C" w:rsidRPr="00D540B5">
        <w:t xml:space="preserve"> Architecture</w:t>
      </w:r>
      <w:bookmarkEnd w:id="19"/>
      <w:bookmarkEnd w:id="20"/>
    </w:p>
    <w:p w:rsidR="00E164F4" w:rsidRDefault="00E164F4" w:rsidP="00E164F4">
      <w:r>
        <w:rPr>
          <w:noProof/>
        </w:rPr>
        <w:drawing>
          <wp:inline distT="0" distB="0" distL="0" distR="0" wp14:anchorId="7273A984" wp14:editId="680C0815">
            <wp:extent cx="5731510" cy="26816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1605"/>
                    </a:xfrm>
                    <a:prstGeom prst="rect">
                      <a:avLst/>
                    </a:prstGeom>
                  </pic:spPr>
                </pic:pic>
              </a:graphicData>
            </a:graphic>
          </wp:inline>
        </w:drawing>
      </w:r>
    </w:p>
    <w:p w:rsidR="00461629" w:rsidRDefault="00461629">
      <w:r>
        <w:br w:type="page"/>
      </w:r>
    </w:p>
    <w:p w:rsidR="00E164F4" w:rsidRDefault="00E164F4" w:rsidP="009E3E93">
      <w:pPr>
        <w:pStyle w:val="Heading2"/>
      </w:pPr>
      <w:bookmarkStart w:id="21" w:name="_Toc2613554"/>
      <w:r w:rsidRPr="00E164F4">
        <w:lastRenderedPageBreak/>
        <w:t>Technical – Functional relationship</w:t>
      </w:r>
      <w:bookmarkEnd w:id="21"/>
    </w:p>
    <w:p w:rsidR="00E164F4" w:rsidRDefault="00E164F4" w:rsidP="00E164F4">
      <w:r>
        <w:rPr>
          <w:noProof/>
        </w:rPr>
        <w:drawing>
          <wp:inline distT="0" distB="0" distL="0" distR="0" wp14:anchorId="2F188184" wp14:editId="6E691B3D">
            <wp:extent cx="5731510" cy="30892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9275"/>
                    </a:xfrm>
                    <a:prstGeom prst="rect">
                      <a:avLst/>
                    </a:prstGeom>
                  </pic:spPr>
                </pic:pic>
              </a:graphicData>
            </a:graphic>
          </wp:inline>
        </w:drawing>
      </w:r>
    </w:p>
    <w:p w:rsidR="00766EE2" w:rsidRDefault="00766EE2" w:rsidP="00141FE2">
      <w:pPr>
        <w:pStyle w:val="Heading2"/>
      </w:pPr>
      <w:bookmarkStart w:id="22" w:name="_Toc2613555"/>
      <w:r w:rsidRPr="00766EE2">
        <w:t>Component level Technical – Functional relationship</w:t>
      </w:r>
      <w:bookmarkEnd w:id="22"/>
    </w:p>
    <w:p w:rsidR="00766EE2" w:rsidRDefault="00766EE2" w:rsidP="00E164F4">
      <w:r>
        <w:rPr>
          <w:noProof/>
        </w:rPr>
        <w:drawing>
          <wp:inline distT="0" distB="0" distL="0" distR="0" wp14:anchorId="593E467D" wp14:editId="79F15750">
            <wp:extent cx="5731510" cy="2799080"/>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99080"/>
                    </a:xfrm>
                    <a:prstGeom prst="rect">
                      <a:avLst/>
                    </a:prstGeom>
                  </pic:spPr>
                </pic:pic>
              </a:graphicData>
            </a:graphic>
          </wp:inline>
        </w:drawing>
      </w:r>
    </w:p>
    <w:p w:rsidR="00675BE9" w:rsidRDefault="00675BE9" w:rsidP="00E164F4"/>
    <w:p w:rsidR="009E3E93" w:rsidRDefault="009E3E93" w:rsidP="00E164F4"/>
    <w:p w:rsidR="009E3E93" w:rsidRDefault="009E3E93" w:rsidP="00E164F4"/>
    <w:p w:rsidR="009E3E93" w:rsidRDefault="009E3E93" w:rsidP="00E164F4"/>
    <w:p w:rsidR="00675BE9" w:rsidRDefault="00675BE9" w:rsidP="00E164F4"/>
    <w:p w:rsidR="00675BE9" w:rsidRDefault="00675BE9" w:rsidP="00E164F4"/>
    <w:p w:rsidR="00675BE9" w:rsidRDefault="00675BE9" w:rsidP="00675BE9">
      <w:pPr>
        <w:pStyle w:val="Heading2"/>
      </w:pPr>
      <w:bookmarkStart w:id="23" w:name="_Toc2613556"/>
      <w:r>
        <w:lastRenderedPageBreak/>
        <w:t>Frontend (Angular) Architecture</w:t>
      </w:r>
      <w:bookmarkEnd w:id="23"/>
    </w:p>
    <w:p w:rsidR="00675BE9" w:rsidRPr="00675BE9" w:rsidRDefault="00675BE9">
      <w:pPr>
        <w:pPrChange w:id="24" w:author="Dharmendra Kumar Singh" w:date="2019-02-22T13:09:00Z">
          <w:pPr>
            <w:pStyle w:val="Heading2"/>
          </w:pPr>
        </w:pPrChange>
      </w:pPr>
    </w:p>
    <w:p w:rsidR="00675BE9" w:rsidRPr="00E164F4" w:rsidRDefault="00E44F8F" w:rsidP="00E164F4">
      <w:r>
        <w:rPr>
          <w:noProof/>
        </w:rPr>
        <w:drawing>
          <wp:inline distT="0" distB="0" distL="0" distR="0" wp14:anchorId="7CF351BF" wp14:editId="1109C8C9">
            <wp:extent cx="5731510" cy="5899785"/>
            <wp:effectExtent l="0" t="0" r="254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ngularDesig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9785"/>
                    </a:xfrm>
                    <a:prstGeom prst="rect">
                      <a:avLst/>
                    </a:prstGeom>
                  </pic:spPr>
                </pic:pic>
              </a:graphicData>
            </a:graphic>
          </wp:inline>
        </w:drawing>
      </w:r>
    </w:p>
    <w:p w:rsidR="00A5546E" w:rsidRDefault="00A5546E" w:rsidP="00A5546E"/>
    <w:p w:rsidR="00E164F4" w:rsidRDefault="00E164F4" w:rsidP="00A5546E"/>
    <w:p w:rsidR="00E164F4" w:rsidRPr="00A5546E" w:rsidRDefault="00E164F4" w:rsidP="00A5546E"/>
    <w:p w:rsidR="00946F55" w:rsidRPr="00946F55" w:rsidRDefault="00B528A6" w:rsidP="00984BE0">
      <w:pPr>
        <w:pStyle w:val="1bullet"/>
      </w:pPr>
      <w:r w:rsidRPr="009E3E93">
        <w:rPr>
          <w:b/>
        </w:rPr>
        <w:lastRenderedPageBreak/>
        <w:t>Customer Process Flow</w:t>
      </w:r>
      <w:r w:rsidR="00946F55">
        <w:rPr>
          <w:noProof/>
          <w:lang w:val="en-US"/>
        </w:rPr>
        <w:drawing>
          <wp:inline distT="0" distB="0" distL="0" distR="0" wp14:anchorId="124281A7" wp14:editId="108EB0EA">
            <wp:extent cx="6380360" cy="28098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7467" cy="2813005"/>
                    </a:xfrm>
                    <a:prstGeom prst="rect">
                      <a:avLst/>
                    </a:prstGeom>
                  </pic:spPr>
                </pic:pic>
              </a:graphicData>
            </a:graphic>
          </wp:inline>
        </w:drawing>
      </w:r>
    </w:p>
    <w:p w:rsidR="0024539D" w:rsidRPr="0024539D" w:rsidRDefault="00B528A6" w:rsidP="00984BE0">
      <w:pPr>
        <w:pStyle w:val="1bullet"/>
      </w:pPr>
      <w:r w:rsidRPr="009E3E93">
        <w:rPr>
          <w:b/>
        </w:rPr>
        <w:t>Agent Process Flow</w:t>
      </w:r>
      <w:r w:rsidR="0024539D">
        <w:rPr>
          <w:noProof/>
          <w:lang w:val="en-US"/>
        </w:rPr>
        <w:drawing>
          <wp:inline distT="0" distB="0" distL="0" distR="0" wp14:anchorId="17021360" wp14:editId="3E33B435">
            <wp:extent cx="6453082" cy="209550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2636" cy="2101850"/>
                    </a:xfrm>
                    <a:prstGeom prst="rect">
                      <a:avLst/>
                    </a:prstGeom>
                  </pic:spPr>
                </pic:pic>
              </a:graphicData>
            </a:graphic>
          </wp:inline>
        </w:drawing>
      </w:r>
    </w:p>
    <w:p w:rsidR="009E2159" w:rsidRDefault="009E2159">
      <w:r>
        <w:br w:type="page"/>
      </w:r>
    </w:p>
    <w:p w:rsidR="00AB296B" w:rsidRDefault="00AB296B" w:rsidP="00AB296B">
      <w:pPr>
        <w:pStyle w:val="Heading1"/>
        <w:numPr>
          <w:ilvl w:val="0"/>
          <w:numId w:val="7"/>
        </w:numPr>
        <w:suppressAutoHyphens/>
        <w:spacing w:before="480" w:after="0" w:line="276" w:lineRule="auto"/>
        <w:rPr>
          <w:rFonts w:cs="Trebuchet MS"/>
        </w:rPr>
      </w:pPr>
      <w:bookmarkStart w:id="25" w:name="_Toc2613557"/>
      <w:r>
        <w:rPr>
          <w:rFonts w:cs="Trebuchet MS"/>
        </w:rPr>
        <w:lastRenderedPageBreak/>
        <w:t>Scope</w:t>
      </w:r>
      <w:bookmarkEnd w:id="25"/>
      <w:r>
        <w:rPr>
          <w:rFonts w:cs="Trebuchet MS"/>
        </w:rPr>
        <w:t xml:space="preserve"> </w:t>
      </w:r>
    </w:p>
    <w:p w:rsidR="00AB296B" w:rsidRDefault="00AB296B" w:rsidP="00AB296B">
      <w:pPr>
        <w:pStyle w:val="Heading2"/>
      </w:pPr>
      <w:bookmarkStart w:id="26" w:name="_Toc2613558"/>
      <w:r>
        <w:t>Scope of work</w:t>
      </w:r>
      <w:bookmarkEnd w:id="26"/>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UX and UI Development</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Authentication and Authorization</w:t>
      </w:r>
    </w:p>
    <w:p w:rsidR="007D6E4E" w:rsidRPr="00A5546E" w:rsidRDefault="007D6E4E" w:rsidP="00AB296B">
      <w:pPr>
        <w:numPr>
          <w:ilvl w:val="1"/>
          <w:numId w:val="141"/>
        </w:numPr>
        <w:rPr>
          <w:rFonts w:ascii="Calibri" w:hAnsi="Calibri" w:cs="Calibri"/>
          <w:color w:val="000000"/>
          <w:sz w:val="24"/>
          <w:szCs w:val="24"/>
          <w:lang w:val="en"/>
        </w:rPr>
      </w:pPr>
      <w:r w:rsidRPr="00A5546E">
        <w:rPr>
          <w:rFonts w:ascii="Calibri" w:hAnsi="Calibri" w:cs="Calibri"/>
          <w:color w:val="000000"/>
          <w:sz w:val="24"/>
          <w:szCs w:val="24"/>
          <w:lang w:val="en"/>
        </w:rPr>
        <w:t>Customer and Agent roles one each</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Travel request generation limited to Flights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integration as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Request Processing for GDS</w:t>
      </w:r>
    </w:p>
    <w:p w:rsidR="007D6E4E" w:rsidRPr="00A5546E" w:rsidRDefault="009E2159"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Email Notifications</w:t>
      </w:r>
    </w:p>
    <w:p w:rsidR="00AB296B" w:rsidRPr="00AB296B" w:rsidRDefault="00AB296B" w:rsidP="00AB296B"/>
    <w:p w:rsidR="00AB296B" w:rsidRDefault="00AB296B" w:rsidP="00AB296B">
      <w:pPr>
        <w:pStyle w:val="Heading2"/>
      </w:pPr>
      <w:bookmarkStart w:id="27" w:name="_Toc2613559"/>
      <w:r>
        <w:t>Assumption</w:t>
      </w:r>
      <w:bookmarkEnd w:id="27"/>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GDS implemented services will be provided by ATPI</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CL MVP backend interacts with the above services to fetch data</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Basic Master </w:t>
      </w:r>
      <w:del w:id="28" w:author="Dharmendra Kumar Singh" w:date="2019-02-22T13:03:00Z">
        <w:r w:rsidRPr="00A5546E" w:rsidDel="00875902">
          <w:rPr>
            <w:rFonts w:ascii="Calibri" w:hAnsi="Calibri" w:cs="Calibri"/>
            <w:color w:val="000000"/>
            <w:lang w:val="en"/>
          </w:rPr>
          <w:delText>data</w:delText>
        </w:r>
      </w:del>
      <w:r w:rsidR="00875902" w:rsidRPr="00A5546E">
        <w:rPr>
          <w:rFonts w:ascii="Calibri" w:hAnsi="Calibri" w:cs="Calibri"/>
          <w:color w:val="000000"/>
          <w:lang w:val="en"/>
        </w:rPr>
        <w:t>Data</w:t>
      </w:r>
      <w:r w:rsidRPr="00A5546E">
        <w:rPr>
          <w:rFonts w:ascii="Calibri" w:hAnsi="Calibri" w:cs="Calibri"/>
          <w:color w:val="000000"/>
          <w:lang w:val="en"/>
        </w:rPr>
        <w:t xml:space="preserve"> required for the current scope will be implemented.</w:t>
      </w:r>
    </w:p>
    <w:p w:rsidR="00AB296B"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Manual on boarding limited to user login, roles</w:t>
      </w:r>
    </w:p>
    <w:p w:rsidR="008E7102" w:rsidRDefault="008E7102">
      <w:pPr>
        <w:rPr>
          <w:rFonts w:ascii="Calibri" w:hAnsi="Calibri" w:cs="Calibri"/>
          <w:color w:val="000000"/>
          <w:sz w:val="24"/>
          <w:szCs w:val="24"/>
          <w:lang w:val="en"/>
        </w:rPr>
      </w:pPr>
      <w:r>
        <w:rPr>
          <w:rFonts w:ascii="Calibri" w:hAnsi="Calibri" w:cs="Calibri"/>
          <w:color w:val="000000"/>
          <w:lang w:val="en"/>
        </w:rPr>
        <w:br w:type="page"/>
      </w:r>
    </w:p>
    <w:p w:rsidR="00AB296B" w:rsidRDefault="007A4478" w:rsidP="007D6E4E">
      <w:pPr>
        <w:pStyle w:val="Heading1"/>
        <w:numPr>
          <w:ilvl w:val="0"/>
          <w:numId w:val="7"/>
        </w:numPr>
        <w:suppressAutoHyphens/>
        <w:spacing w:before="480" w:after="0" w:line="276" w:lineRule="auto"/>
        <w:ind w:left="720"/>
        <w:rPr>
          <w:ins w:id="29" w:author="Dharmendra Kumar Singh" w:date="2019-02-22T13:03:00Z"/>
        </w:rPr>
      </w:pPr>
      <w:bookmarkStart w:id="30" w:name="_Toc2613560"/>
      <w:r>
        <w:lastRenderedPageBreak/>
        <w:t xml:space="preserve">Proposed </w:t>
      </w:r>
      <w:r w:rsidR="00AB296B">
        <w:t>Technology Stack</w:t>
      </w:r>
      <w:bookmarkEnd w:id="30"/>
    </w:p>
    <w:p w:rsidR="00875902" w:rsidRDefault="00875902">
      <w:pPr>
        <w:rPr>
          <w:ins w:id="31" w:author="Dharmendra Kumar Singh" w:date="2019-02-22T13:03:00Z"/>
        </w:rPr>
        <w:pPrChange w:id="32" w:author="Dharmendra Kumar Singh" w:date="2019-02-22T13:03:00Z">
          <w:pPr>
            <w:pStyle w:val="Heading1"/>
            <w:numPr>
              <w:numId w:val="7"/>
            </w:numPr>
            <w:tabs>
              <w:tab w:val="num" w:pos="0"/>
            </w:tabs>
            <w:suppressAutoHyphens/>
            <w:spacing w:before="480" w:after="0" w:line="276" w:lineRule="auto"/>
            <w:ind w:left="720"/>
          </w:pPr>
        </w:pPrChange>
      </w:pPr>
    </w:p>
    <w:p w:rsidR="00875902" w:rsidRPr="00875902" w:rsidRDefault="00875902">
      <w:pPr>
        <w:pPrChange w:id="33" w:author="Dharmendra Kumar Singh" w:date="2019-02-22T13:03:00Z">
          <w:pPr>
            <w:pStyle w:val="Heading1"/>
            <w:numPr>
              <w:numId w:val="7"/>
            </w:numPr>
            <w:tabs>
              <w:tab w:val="num" w:pos="0"/>
            </w:tabs>
            <w:suppressAutoHyphens/>
            <w:spacing w:before="480" w:after="0" w:line="276" w:lineRule="auto"/>
            <w:ind w:left="720"/>
          </w:pPr>
        </w:pPrChange>
      </w:pPr>
      <w:moveToRangeStart w:id="34" w:author="Dharmendra Kumar Singh" w:date="2019-02-22T13:03:00Z" w:name="move1733044"/>
      <w:moveTo w:id="35" w:author="Dharmendra Kumar Singh" w:date="2019-02-22T13:03:00Z">
        <w:r w:rsidRPr="00FD2A2B">
          <w:rPr>
            <w:noProof/>
          </w:rPr>
          <w:drawing>
            <wp:inline distT="0" distB="0" distL="0" distR="0" wp14:anchorId="673EF79D" wp14:editId="2F00CF20">
              <wp:extent cx="5731510" cy="26136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moveTo>
      <w:moveToRangeEnd w:id="34"/>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Hosted Blob Storage</w:t>
      </w:r>
    </w:p>
    <w:p w:rsidR="00582BBE" w:rsidRPr="00582BBE" w:rsidRDefault="007D6E4E" w:rsidP="00F257AC">
      <w:pPr>
        <w:pStyle w:val="NormalWeb"/>
        <w:numPr>
          <w:ilvl w:val="0"/>
          <w:numId w:val="148"/>
        </w:numPr>
        <w:spacing w:before="100" w:beforeAutospacing="1" w:after="115"/>
        <w:rPr>
          <w:rFonts w:ascii="Calibri" w:hAnsi="Calibri" w:cs="Calibri"/>
          <w:color w:val="000000"/>
          <w:lang w:val="en"/>
        </w:rPr>
      </w:pPr>
      <w:r w:rsidRPr="00582BBE">
        <w:rPr>
          <w:rFonts w:ascii="Calibri" w:hAnsi="Calibri" w:cs="Calibri"/>
          <w:color w:val="000000"/>
          <w:lang w:val="en"/>
        </w:rPr>
        <w:t>Service fabric Clusters</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Load balancing</w:t>
      </w:r>
    </w:p>
    <w:p w:rsidR="00FD2CA2" w:rsidRDefault="007D6E4E" w:rsidP="00F257AC">
      <w:pPr>
        <w:pStyle w:val="NormalWeb"/>
        <w:numPr>
          <w:ilvl w:val="0"/>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Management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API Gateway Implementation</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Gain insights into APIs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Connect to back-end services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Secure and optimize APIs</w:t>
      </w:r>
    </w:p>
    <w:p w:rsidR="00FD2CA2" w:rsidRPr="00FD2CA2" w:rsidRDefault="00542F77"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Documentation u</w:t>
      </w:r>
      <w:r w:rsidR="00FD2CA2" w:rsidRPr="00FD2CA2">
        <w:rPr>
          <w:rFonts w:ascii="Calibri" w:hAnsi="Calibri" w:cs="Calibri"/>
          <w:color w:val="000000"/>
          <w:lang w:val="en"/>
        </w:rPr>
        <w:t>sing Swagger</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Database implementation</w:t>
      </w:r>
    </w:p>
    <w:p w:rsidR="00FD2CA2" w:rsidRDefault="00FD2CA2" w:rsidP="00F257AC">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 xml:space="preserve">Implementation of  MDS </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Application specific database will be refactored and normalized based on Micro service architecture</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DB Schema</w:t>
      </w:r>
    </w:p>
    <w:p w:rsidR="00FD2CA2" w:rsidRDefault="00FD2CA2" w:rsidP="00FD2CA2">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Normalization</w:t>
      </w:r>
      <w:r w:rsidR="00582BBE">
        <w:rPr>
          <w:rFonts w:ascii="Calibri" w:hAnsi="Calibri" w:cs="Calibri"/>
          <w:color w:val="000000"/>
          <w:lang w:val="en"/>
        </w:rPr>
        <w:t xml:space="preserve"> *</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Shared. Data in a database are shared among different users and applications.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Permanent or Persistence. Data in a database exist permanently in the sense the data can live beyond the scope of the process that created it.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lastRenderedPageBreak/>
        <w:t>Validity/integrity/Correctness. Data should be correct with respect to the real world entity that they represent.</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Security. Data should be protected from unauthorized access.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Consistency. Whenever more than one data element in a database represents related real world values, the values should be consistent with respect to the relationship.</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Non-redundancy: No two data items in a database should represent the same real world entity.</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Independence. Data at different levels should be independent of each other so that the changes in one level should not affect the other levels.</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Easily Accessible. It should be available when and where it is needed i.e. it should be easily accessible.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Recoverable. It should be recoverable in case of damage.</w:t>
      </w:r>
    </w:p>
    <w:p w:rsidR="00FD2CA2" w:rsidRPr="00FD2CA2" w:rsidRDefault="00FD2CA2" w:rsidP="00FD2CA2">
      <w:pPr>
        <w:pStyle w:val="NormalWeb"/>
        <w:numPr>
          <w:ilvl w:val="1"/>
          <w:numId w:val="148"/>
        </w:numPr>
        <w:spacing w:before="100" w:beforeAutospacing="1" w:after="115"/>
        <w:rPr>
          <w:rFonts w:ascii="Calibri" w:hAnsi="Calibri" w:cs="Calibri"/>
          <w:color w:val="000000"/>
          <w:lang w:val="en"/>
        </w:rPr>
      </w:pPr>
      <w:r w:rsidRPr="00FD2CA2">
        <w:rPr>
          <w:rFonts w:ascii="Calibri" w:hAnsi="Calibri" w:cs="Calibri"/>
          <w:color w:val="000000"/>
          <w:lang w:val="en"/>
        </w:rPr>
        <w:t>Flexible to change. It should be flexible to change.</w:t>
      </w:r>
    </w:p>
    <w:p w:rsidR="00FD2CA2" w:rsidRDefault="00FD2CA2" w:rsidP="00FD2CA2">
      <w:pPr>
        <w:pStyle w:val="NormalWeb"/>
        <w:spacing w:before="100" w:beforeAutospacing="1" w:after="115"/>
        <w:ind w:left="1440"/>
        <w:rPr>
          <w:rFonts w:ascii="Calibri" w:hAnsi="Calibri" w:cs="Calibri"/>
          <w:color w:val="000000"/>
          <w:lang w:val="en"/>
        </w:rPr>
      </w:pP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Email Notifications</w:t>
      </w:r>
    </w:p>
    <w:p w:rsidR="009E3E93"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API Implementation</w:t>
      </w:r>
    </w:p>
    <w:p w:rsidR="009E3E93" w:rsidRPr="00A5546E" w:rsidRDefault="009E3E93" w:rsidP="009E3E93">
      <w:pPr>
        <w:pStyle w:val="NormalWeb"/>
        <w:numPr>
          <w:ilvl w:val="1"/>
          <w:numId w:val="148"/>
        </w:numPr>
        <w:spacing w:before="100" w:beforeAutospacing="1" w:after="115"/>
        <w:rPr>
          <w:rFonts w:ascii="Calibri" w:hAnsi="Calibri" w:cs="Calibri"/>
          <w:color w:val="000000"/>
          <w:lang w:val="en"/>
        </w:rPr>
      </w:pPr>
      <w:r>
        <w:rPr>
          <w:rFonts w:ascii="Calibri" w:hAnsi="Calibri" w:cs="Calibri"/>
          <w:color w:val="000000"/>
          <w:lang w:val="en"/>
        </w:rPr>
        <w:t>Office 365 Admin Dashboard</w:t>
      </w:r>
    </w:p>
    <w:p w:rsidR="00AB296B" w:rsidRDefault="007D6E4E">
      <w:pPr>
        <w:pStyle w:val="NormalWeb"/>
        <w:numPr>
          <w:ilvl w:val="0"/>
          <w:numId w:val="148"/>
        </w:numPr>
        <w:spacing w:before="100" w:beforeAutospacing="1" w:after="115"/>
        <w:rPr>
          <w:rFonts w:ascii="Calibri" w:hAnsi="Calibri" w:cs="Calibri"/>
          <w:color w:val="000000"/>
          <w:lang w:val="en"/>
        </w:rPr>
        <w:pPrChange w:id="36" w:author="Dharmendra Kumar Singh" w:date="2019-02-22T13:03:00Z">
          <w:pPr/>
        </w:pPrChange>
      </w:pPr>
      <w:r w:rsidRPr="00875902">
        <w:rPr>
          <w:rFonts w:ascii="Calibri" w:hAnsi="Calibri" w:cs="Calibri"/>
          <w:color w:val="000000"/>
          <w:lang w:val="en"/>
        </w:rPr>
        <w:t>Logic Apps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simplify and implement scalable integrations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Model and Automate workflow steps visually</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Integration across services and protocols</w:t>
      </w:r>
    </w:p>
    <w:p w:rsidR="00F257AC" w:rsidRPr="009E3E93" w:rsidRDefault="00F257AC" w:rsidP="009E3E93">
      <w:pPr>
        <w:pStyle w:val="NormalWeb"/>
        <w:numPr>
          <w:ilvl w:val="1"/>
          <w:numId w:val="148"/>
        </w:numPr>
        <w:spacing w:before="100" w:beforeAutospacing="1" w:after="115"/>
        <w:rPr>
          <w:rFonts w:ascii="Calibri" w:hAnsi="Calibri" w:cs="Calibri"/>
          <w:color w:val="000000"/>
        </w:rPr>
      </w:pPr>
      <w:r w:rsidRPr="009E3E93">
        <w:rPr>
          <w:rFonts w:ascii="Calibri" w:hAnsi="Calibri" w:cs="Calibri"/>
          <w:color w:val="000000"/>
        </w:rPr>
        <w:t>Event based system can trigger any combinations actions, conversions, and condition logic</w:t>
      </w:r>
    </w:p>
    <w:p w:rsidR="009E3E93" w:rsidRDefault="009E3E93" w:rsidP="009E3E93">
      <w:pPr>
        <w:pStyle w:val="NormalWeb"/>
        <w:spacing w:before="100" w:beforeAutospacing="1" w:after="115"/>
        <w:ind w:left="720"/>
        <w:rPr>
          <w:rFonts w:ascii="Calibri" w:hAnsi="Calibri" w:cs="Calibri"/>
          <w:color w:val="000000"/>
          <w:lang w:val="en"/>
        </w:rPr>
      </w:pPr>
    </w:p>
    <w:p w:rsidR="0033692C" w:rsidRDefault="0033692C">
      <w:pPr>
        <w:rPr>
          <w:rFonts w:ascii="Calibri" w:hAnsi="Calibri" w:cs="Calibri"/>
          <w:color w:val="000000"/>
          <w:sz w:val="24"/>
          <w:szCs w:val="24"/>
          <w:lang w:val="en"/>
        </w:rPr>
      </w:pPr>
      <w:r>
        <w:rPr>
          <w:rFonts w:ascii="Calibri" w:hAnsi="Calibri" w:cs="Calibri"/>
          <w:color w:val="000000"/>
          <w:lang w:val="en"/>
        </w:rPr>
        <w:br w:type="page"/>
      </w:r>
    </w:p>
    <w:p w:rsidR="0033692C" w:rsidDel="00875902" w:rsidRDefault="0033692C" w:rsidP="0033692C">
      <w:pPr>
        <w:pStyle w:val="NormalWeb"/>
        <w:spacing w:before="100" w:beforeAutospacing="1" w:after="115"/>
        <w:ind w:left="720"/>
        <w:rPr>
          <w:del w:id="37" w:author="Dharmendra Kumar Singh" w:date="2019-02-22T13:03:00Z"/>
          <w:rFonts w:ascii="Calibri" w:hAnsi="Calibri" w:cs="Calibri"/>
          <w:color w:val="000000"/>
          <w:lang w:val="en"/>
        </w:rPr>
      </w:pPr>
      <w:bookmarkStart w:id="38" w:name="_Toc2451132"/>
      <w:bookmarkStart w:id="39" w:name="_Toc2451208"/>
      <w:bookmarkStart w:id="40" w:name="_Toc2451996"/>
      <w:bookmarkStart w:id="41" w:name="_Toc2595490"/>
      <w:bookmarkStart w:id="42" w:name="_Toc2602612"/>
      <w:bookmarkStart w:id="43" w:name="_Toc2610455"/>
      <w:bookmarkStart w:id="44" w:name="_Toc2613509"/>
      <w:bookmarkStart w:id="45" w:name="_Toc2613561"/>
      <w:bookmarkEnd w:id="38"/>
      <w:bookmarkEnd w:id="39"/>
      <w:bookmarkEnd w:id="40"/>
      <w:bookmarkEnd w:id="41"/>
      <w:bookmarkEnd w:id="42"/>
      <w:bookmarkEnd w:id="43"/>
      <w:bookmarkEnd w:id="44"/>
      <w:bookmarkEnd w:id="45"/>
    </w:p>
    <w:p w:rsidR="007A4478" w:rsidRPr="00875902" w:rsidDel="00875902" w:rsidRDefault="007A4478">
      <w:pPr>
        <w:pStyle w:val="NormalWeb"/>
        <w:spacing w:before="100" w:beforeAutospacing="1" w:after="115"/>
        <w:ind w:left="720"/>
        <w:rPr>
          <w:del w:id="46" w:author="Dharmendra Kumar Singh" w:date="2019-02-22T13:03:00Z"/>
          <w:rFonts w:ascii="Calibri" w:hAnsi="Calibri" w:cs="Calibri"/>
          <w:color w:val="000000"/>
          <w:lang w:val="en"/>
        </w:rPr>
        <w:pPrChange w:id="47" w:author="Dharmendra Kumar Singh" w:date="2019-02-22T13:03:00Z">
          <w:pPr>
            <w:pStyle w:val="NormalWeb"/>
            <w:spacing w:before="100" w:beforeAutospacing="1" w:after="115"/>
          </w:pPr>
        </w:pPrChange>
      </w:pPr>
      <w:moveFromRangeStart w:id="48" w:author="Dharmendra Kumar Singh" w:date="2019-02-22T13:03:00Z" w:name="move1733044"/>
      <w:moveFrom w:id="49" w:author="Dharmendra Kumar Singh" w:date="2019-02-22T13:03:00Z">
        <w:r w:rsidDel="00875902">
          <w:rPr>
            <w:noProof/>
          </w:rPr>
          <w:drawing>
            <wp:inline distT="0" distB="0" distL="0" distR="0" wp14:anchorId="7A429585" wp14:editId="53F2FE44">
              <wp:extent cx="5731510" cy="261366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13660"/>
                      </a:xfrm>
                      <a:prstGeom prst="rect">
                        <a:avLst/>
                      </a:prstGeom>
                    </pic:spPr>
                  </pic:pic>
                </a:graphicData>
              </a:graphic>
            </wp:inline>
          </w:drawing>
        </w:r>
      </w:moveFrom>
      <w:bookmarkStart w:id="50" w:name="_Toc2451133"/>
      <w:bookmarkStart w:id="51" w:name="_Toc2451209"/>
      <w:bookmarkStart w:id="52" w:name="_Toc2451997"/>
      <w:bookmarkStart w:id="53" w:name="_Toc2595491"/>
      <w:bookmarkStart w:id="54" w:name="_Toc2602613"/>
      <w:bookmarkStart w:id="55" w:name="_Toc2610456"/>
      <w:bookmarkStart w:id="56" w:name="_Toc2613510"/>
      <w:bookmarkStart w:id="57" w:name="_Toc2613562"/>
      <w:bookmarkEnd w:id="50"/>
      <w:bookmarkEnd w:id="51"/>
      <w:bookmarkEnd w:id="52"/>
      <w:bookmarkEnd w:id="53"/>
      <w:bookmarkEnd w:id="54"/>
      <w:bookmarkEnd w:id="55"/>
      <w:bookmarkEnd w:id="56"/>
      <w:bookmarkEnd w:id="57"/>
      <w:moveFromRangeEnd w:id="48"/>
    </w:p>
    <w:p w:rsidR="00425834" w:rsidRDefault="00425834" w:rsidP="00425834">
      <w:pPr>
        <w:pStyle w:val="Heading1"/>
        <w:numPr>
          <w:ilvl w:val="0"/>
          <w:numId w:val="7"/>
        </w:numPr>
        <w:suppressAutoHyphens/>
        <w:spacing w:before="480" w:after="0" w:line="276" w:lineRule="auto"/>
        <w:ind w:left="720"/>
      </w:pPr>
      <w:bookmarkStart w:id="58" w:name="_Toc2613563"/>
      <w:r>
        <w:t>Development Tool</w:t>
      </w:r>
      <w:bookmarkEnd w:id="58"/>
    </w:p>
    <w:p w:rsidR="00CA27FA" w:rsidRDefault="00CA27FA" w:rsidP="00CA27FA">
      <w:pPr>
        <w:pStyle w:val="Heading2"/>
      </w:pPr>
      <w:bookmarkStart w:id="59" w:name="_Toc2613564"/>
      <w:r>
        <w:t>Front End Development</w:t>
      </w:r>
      <w:bookmarkEnd w:id="59"/>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Node.js version 8.x or 10.x</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npm packages</w:t>
      </w:r>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npm client </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Code</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Angular CLI</w:t>
      </w:r>
    </w:p>
    <w:p w:rsidR="00CA27FA" w:rsidRDefault="00CA27FA" w:rsidP="00CA27FA">
      <w:pPr>
        <w:pStyle w:val="Heading2"/>
      </w:pPr>
      <w:bookmarkStart w:id="60" w:name="_Toc2613565"/>
      <w:r>
        <w:t>Middleware Development</w:t>
      </w:r>
      <w:bookmarkEnd w:id="60"/>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Visual Studio 2017 Professional</w:t>
      </w:r>
    </w:p>
    <w:p w:rsidR="007224C0"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Azure Subscription</w:t>
      </w:r>
    </w:p>
    <w:p w:rsidR="00582BBE" w:rsidRPr="00A5546E" w:rsidRDefault="00582BBE"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SSMS</w:t>
      </w:r>
    </w:p>
    <w:p w:rsidR="00CA27FA" w:rsidRDefault="00CA27FA" w:rsidP="00CA27FA">
      <w:pPr>
        <w:pStyle w:val="Heading2"/>
      </w:pPr>
      <w:bookmarkStart w:id="61" w:name="_Toc2613566"/>
      <w:r>
        <w:t>Backend Development</w:t>
      </w:r>
      <w:bookmarkEnd w:id="61"/>
    </w:p>
    <w:p w:rsidR="007224C0" w:rsidRPr="00A5546E" w:rsidRDefault="007224C0"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Sql Server 2014 and above</w:t>
      </w:r>
    </w:p>
    <w:p w:rsidR="007224C0" w:rsidRDefault="007224C0" w:rsidP="007224C0">
      <w:pPr>
        <w:pStyle w:val="Heading2"/>
      </w:pPr>
      <w:bookmarkStart w:id="62" w:name="_Toc2613567"/>
      <w:r>
        <w:t>Source Control</w:t>
      </w:r>
      <w:bookmarkEnd w:id="62"/>
    </w:p>
    <w:p w:rsidR="007224C0" w:rsidRPr="00542F77" w:rsidRDefault="007224C0" w:rsidP="007D6E4E">
      <w:pPr>
        <w:pStyle w:val="NormalWeb"/>
        <w:numPr>
          <w:ilvl w:val="0"/>
          <w:numId w:val="148"/>
        </w:numPr>
        <w:spacing w:before="100" w:beforeAutospacing="1" w:after="115"/>
      </w:pPr>
      <w:r w:rsidRPr="007D6E4E">
        <w:rPr>
          <w:rFonts w:ascii="Calibri" w:hAnsi="Calibri" w:cs="Calibri"/>
          <w:color w:val="000000"/>
          <w:lang w:val="en"/>
        </w:rPr>
        <w:t>Git</w:t>
      </w:r>
    </w:p>
    <w:p w:rsidR="00542F77" w:rsidRDefault="00542F77" w:rsidP="00542F77">
      <w:pPr>
        <w:pStyle w:val="Heading2"/>
      </w:pPr>
      <w:bookmarkStart w:id="63" w:name="_Toc2613568"/>
      <w:r>
        <w:t>Development Approach</w:t>
      </w:r>
      <w:bookmarkEnd w:id="63"/>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Domain Driven Development</w:t>
      </w:r>
    </w:p>
    <w:p w:rsidR="004007ED"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lastRenderedPageBreak/>
        <w:t>Domain Driven Design advocates modeling based on the reality of business as relevant to our use cases. As it is now getting older and hype level decreasing, many of us forget that the DDD approach really helps in understanding the problem at hand and design software towards the common understanding of the solution. When building applications, DDD talks about problems as domains and subdomains. It describes independent steps/areas of problems as bounded contexts, emphasizes a common language to talk about these problems, and adds many technical concepts, like entities, value objects and aggregate root rules to support the implementation.</w:t>
      </w:r>
    </w:p>
    <w:p w:rsidR="00EF33FD" w:rsidRDefault="00EF33FD" w:rsidP="004007ED">
      <w:pPr>
        <w:pStyle w:val="NormalWeb"/>
        <w:spacing w:before="100" w:beforeAutospacing="1" w:after="115"/>
        <w:ind w:left="720"/>
        <w:rPr>
          <w:rFonts w:ascii="Calibri" w:hAnsi="Calibri" w:cs="Calibri"/>
          <w:color w:val="000000"/>
          <w:lang w:val="en"/>
        </w:rPr>
      </w:pPr>
    </w:p>
    <w:p w:rsidR="00EF33FD" w:rsidRPr="00542F77" w:rsidRDefault="00EF33FD"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drawing>
          <wp:inline distT="0" distB="0" distL="0" distR="0">
            <wp:extent cx="5731510" cy="23895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9505"/>
                    </a:xfrm>
                    <a:prstGeom prst="rect">
                      <a:avLst/>
                    </a:prstGeom>
                  </pic:spPr>
                </pic:pic>
              </a:graphicData>
            </a:graphic>
          </wp:inline>
        </w:drawing>
      </w:r>
    </w:p>
    <w:p w:rsidR="00542F77" w:rsidRDefault="00542F77" w:rsidP="00542F77">
      <w:pPr>
        <w:pStyle w:val="NormalWeb"/>
        <w:numPr>
          <w:ilvl w:val="0"/>
          <w:numId w:val="148"/>
        </w:numPr>
        <w:spacing w:before="100" w:beforeAutospacing="1" w:after="115"/>
        <w:rPr>
          <w:rFonts w:ascii="Calibri" w:hAnsi="Calibri" w:cs="Calibri"/>
          <w:color w:val="000000"/>
          <w:lang w:val="en"/>
        </w:rPr>
      </w:pPr>
      <w:r w:rsidRPr="00542F77">
        <w:rPr>
          <w:rFonts w:ascii="Calibri" w:hAnsi="Calibri" w:cs="Calibri"/>
          <w:color w:val="000000"/>
          <w:lang w:val="en"/>
        </w:rPr>
        <w:t>Test Driven Development</w:t>
      </w:r>
    </w:p>
    <w:p w:rsidR="000451C0" w:rsidRDefault="004007ED" w:rsidP="004007ED">
      <w:pPr>
        <w:pStyle w:val="NormalWeb"/>
        <w:spacing w:before="100" w:beforeAutospacing="1" w:after="115"/>
        <w:ind w:left="720"/>
        <w:rPr>
          <w:rFonts w:ascii="Calibri" w:hAnsi="Calibri" w:cs="Calibri"/>
          <w:color w:val="000000"/>
          <w:lang w:val="en"/>
        </w:rPr>
      </w:pPr>
      <w:r w:rsidRPr="004007ED">
        <w:rPr>
          <w:rFonts w:ascii="Calibri" w:hAnsi="Calibri" w:cs="Calibri"/>
          <w:color w:val="000000"/>
          <w:lang w:val="en"/>
        </w:rPr>
        <w:t xml:space="preserve">Test-driven development starts with developing test for each one of the features. The test might fail as the tests are developed even before the development. </w:t>
      </w:r>
    </w:p>
    <w:p w:rsidR="00F257AC" w:rsidRDefault="00F257AC" w:rsidP="004007ED">
      <w:pPr>
        <w:pStyle w:val="NormalWeb"/>
        <w:spacing w:before="100" w:beforeAutospacing="1" w:after="115"/>
        <w:ind w:left="720"/>
        <w:rPr>
          <w:rFonts w:ascii="Calibri" w:hAnsi="Calibri" w:cs="Calibri"/>
          <w:color w:val="000000"/>
          <w:lang w:val="en"/>
        </w:rPr>
      </w:pPr>
      <w:r>
        <w:rPr>
          <w:rFonts w:ascii="Calibri" w:hAnsi="Calibri" w:cs="Calibri"/>
          <w:noProof/>
          <w:color w:val="000000"/>
        </w:rPr>
        <w:lastRenderedPageBreak/>
        <w:drawing>
          <wp:inline distT="0" distB="0" distL="0" distR="0">
            <wp:extent cx="22479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ittest.jpg"/>
                    <pic:cNvPicPr/>
                  </pic:nvPicPr>
                  <pic:blipFill>
                    <a:blip r:embed="rId22">
                      <a:extLst>
                        <a:ext uri="{28A0092B-C50C-407E-A947-70E740481C1C}">
                          <a14:useLocalDpi xmlns:a14="http://schemas.microsoft.com/office/drawing/2010/main" val="0"/>
                        </a:ext>
                      </a:extLst>
                    </a:blip>
                    <a:stretch>
                      <a:fillRect/>
                    </a:stretch>
                  </pic:blipFill>
                  <pic:spPr>
                    <a:xfrm>
                      <a:off x="0" y="0"/>
                      <a:ext cx="2247900" cy="4133850"/>
                    </a:xfrm>
                    <a:prstGeom prst="rect">
                      <a:avLst/>
                    </a:prstGeom>
                  </pic:spPr>
                </pic:pic>
              </a:graphicData>
            </a:graphic>
          </wp:inline>
        </w:drawing>
      </w:r>
    </w:p>
    <w:p w:rsidR="00F257AC" w:rsidRDefault="00F257AC" w:rsidP="004007ED">
      <w:pPr>
        <w:pStyle w:val="NormalWeb"/>
        <w:spacing w:before="100" w:beforeAutospacing="1" w:after="115"/>
        <w:ind w:left="720"/>
        <w:rPr>
          <w:rFonts w:ascii="Calibri" w:hAnsi="Calibri" w:cs="Calibri"/>
          <w:color w:val="000000"/>
          <w:lang w:val="en"/>
        </w:rPr>
      </w:pPr>
    </w:p>
    <w:p w:rsidR="00BE4902" w:rsidRPr="00BE4902" w:rsidRDefault="00F257AC" w:rsidP="00BE4902">
      <w:pPr>
        <w:pStyle w:val="NormalWeb"/>
        <w:spacing w:before="100" w:beforeAutospacing="1" w:after="115"/>
        <w:ind w:left="720"/>
        <w:rPr>
          <w:rFonts w:ascii="Helvetica" w:hAnsi="Helvetica" w:cs="Helvetica"/>
          <w:color w:val="333333"/>
          <w:sz w:val="21"/>
          <w:szCs w:val="21"/>
          <w:shd w:val="clear" w:color="auto" w:fill="FFFFFF"/>
        </w:rPr>
      </w:pPr>
      <w:r w:rsidRPr="006626EB">
        <w:rPr>
          <w:rFonts w:ascii="Calibri" w:hAnsi="Calibri" w:cs="Calibri"/>
          <w:b/>
          <w:color w:val="000000"/>
          <w:lang w:val="en"/>
        </w:rPr>
        <w:t>Microservice</w:t>
      </w:r>
      <w:r>
        <w:rPr>
          <w:rFonts w:ascii="Calibri" w:hAnsi="Calibri" w:cs="Calibri"/>
          <w:color w:val="000000"/>
          <w:lang w:val="en"/>
        </w:rPr>
        <w:t xml:space="preserve"> : </w:t>
      </w:r>
      <w:r w:rsidR="00BE4902" w:rsidRPr="00BE4902">
        <w:rPr>
          <w:rFonts w:ascii="Helvetica" w:hAnsi="Helvetica" w:cs="Helvetica"/>
          <w:color w:val="333333"/>
          <w:sz w:val="21"/>
          <w:szCs w:val="21"/>
          <w:shd w:val="clear" w:color="auto" w:fill="FFFFFF"/>
        </w:rPr>
        <w:t xml:space="preserve">, xUnit.NET </w:t>
      </w:r>
      <w:r w:rsidR="00BE4902">
        <w:rPr>
          <w:rFonts w:ascii="Helvetica" w:hAnsi="Helvetica" w:cs="Helvetica"/>
          <w:color w:val="333333"/>
          <w:sz w:val="21"/>
          <w:szCs w:val="21"/>
          <w:shd w:val="clear" w:color="auto" w:fill="FFFFFF"/>
        </w:rPr>
        <w:t xml:space="preserve">- </w:t>
      </w:r>
      <w:r w:rsidR="00BE4902" w:rsidRPr="00BE4902">
        <w:rPr>
          <w:rFonts w:ascii="Helvetica" w:hAnsi="Helvetica" w:cs="Helvetica"/>
          <w:color w:val="333333"/>
          <w:sz w:val="21"/>
          <w:szCs w:val="21"/>
          <w:shd w:val="clear" w:color="auto" w:fill="FFFFFF"/>
        </w:rPr>
        <w:t xml:space="preserve"> xUnit.NET has taken a pretty unique, modern, and flexible approach to unit testing. It changes terminology, so you no longer define TestFixtures and Tests...you specify Facts and Theories about your code</w:t>
      </w:r>
    </w:p>
    <w:p w:rsidR="00F257AC" w:rsidRDefault="00BE4902" w:rsidP="00BE4902">
      <w:pPr>
        <w:pStyle w:val="NormalWeb"/>
        <w:spacing w:before="100" w:beforeAutospacing="1" w:after="115"/>
        <w:ind w:left="720"/>
        <w:rPr>
          <w:rFonts w:ascii="Calibri" w:hAnsi="Calibri" w:cs="Calibri"/>
          <w:color w:val="000000"/>
          <w:lang w:val="en"/>
        </w:rPr>
      </w:pPr>
      <w:r w:rsidRPr="00BE4902">
        <w:rPr>
          <w:rFonts w:ascii="Helvetica" w:hAnsi="Helvetica" w:cs="Helvetica"/>
          <w:color w:val="333333"/>
          <w:sz w:val="21"/>
          <w:szCs w:val="21"/>
          <w:shd w:val="clear" w:color="auto" w:fill="FFFFFF"/>
        </w:rPr>
        <w:t>You are free to extend the framework to support BDD-style Concern/Context/Observation specifications</w:t>
      </w:r>
    </w:p>
    <w:p w:rsidR="008A5EEF" w:rsidRDefault="00F257AC" w:rsidP="004007ED">
      <w:pPr>
        <w:pStyle w:val="NormalWeb"/>
        <w:spacing w:before="100" w:beforeAutospacing="1" w:after="115"/>
        <w:ind w:left="720"/>
        <w:rPr>
          <w:rFonts w:ascii="Calibri" w:hAnsi="Calibri" w:cs="Calibri"/>
          <w:color w:val="000000"/>
          <w:lang w:val="en"/>
        </w:rPr>
      </w:pPr>
      <w:r w:rsidRPr="006626EB">
        <w:rPr>
          <w:rFonts w:ascii="Calibri" w:hAnsi="Calibri" w:cs="Calibri"/>
          <w:b/>
          <w:color w:val="000000"/>
          <w:lang w:val="en"/>
        </w:rPr>
        <w:t>AngularJs</w:t>
      </w:r>
      <w:r>
        <w:rPr>
          <w:rFonts w:ascii="Calibri" w:hAnsi="Calibri" w:cs="Calibri"/>
          <w:color w:val="000000"/>
          <w:lang w:val="en"/>
        </w:rPr>
        <w:t xml:space="preserve">: </w:t>
      </w:r>
      <w:r w:rsidR="006626EB">
        <w:rPr>
          <w:rFonts w:ascii="Calibri" w:hAnsi="Calibri" w:cs="Calibri"/>
          <w:color w:val="000000"/>
          <w:lang w:val="en"/>
        </w:rPr>
        <w:t xml:space="preserve">Jasmine </w:t>
      </w:r>
      <w:r w:rsidR="008A5EEF">
        <w:rPr>
          <w:rFonts w:ascii="Calibri" w:hAnsi="Calibri" w:cs="Calibri"/>
          <w:color w:val="000000"/>
          <w:lang w:val="en"/>
        </w:rPr>
        <w:t xml:space="preserve">&amp; </w:t>
      </w:r>
      <w:r w:rsidR="006626EB">
        <w:rPr>
          <w:rFonts w:ascii="Calibri" w:hAnsi="Calibri" w:cs="Calibri"/>
          <w:color w:val="000000"/>
          <w:lang w:val="en"/>
        </w:rPr>
        <w:t>Karma</w:t>
      </w:r>
      <w:r w:rsidR="008A5EEF">
        <w:rPr>
          <w:rFonts w:ascii="Calibri" w:hAnsi="Calibri" w:cs="Calibri"/>
          <w:color w:val="000000"/>
          <w:lang w:val="en"/>
        </w:rPr>
        <w:t xml:space="preserve"> -  Jasmine is framework for testing and Karma is the test runner which </w:t>
      </w:r>
      <w:r w:rsidR="008A5EEF" w:rsidRPr="008A5EEF">
        <w:rPr>
          <w:rFonts w:ascii="Calibri" w:hAnsi="Calibri" w:cs="Calibri"/>
          <w:color w:val="000000"/>
          <w:lang w:val="en"/>
        </w:rPr>
        <w:t>spawns a web server that executes source code against test code for each of the browsers connected.</w:t>
      </w:r>
    </w:p>
    <w:p w:rsidR="006626EB" w:rsidRDefault="006626EB" w:rsidP="004007ED">
      <w:pPr>
        <w:pStyle w:val="NormalWeb"/>
        <w:spacing w:before="100" w:beforeAutospacing="1" w:after="115"/>
        <w:ind w:left="720"/>
        <w:rPr>
          <w:rFonts w:ascii="Calibri" w:hAnsi="Calibri" w:cs="Calibri"/>
          <w:color w:val="000000"/>
          <w:lang w:val="en"/>
        </w:rPr>
      </w:pPr>
      <w:r w:rsidRPr="008A5EEF">
        <w:rPr>
          <w:rFonts w:ascii="Calibri" w:hAnsi="Calibri" w:cs="Calibri"/>
          <w:b/>
          <w:color w:val="000000"/>
          <w:lang w:val="en"/>
        </w:rPr>
        <w:t>End to End Testing</w:t>
      </w:r>
      <w:r w:rsidRPr="006626EB">
        <w:rPr>
          <w:rFonts w:ascii="Calibri" w:hAnsi="Calibri" w:cs="Calibri"/>
          <w:color w:val="000000"/>
          <w:lang w:val="en"/>
        </w:rPr>
        <w:t>:</w:t>
      </w:r>
      <w:r>
        <w:rPr>
          <w:rFonts w:ascii="Calibri" w:hAnsi="Calibri" w:cs="Calibri"/>
          <w:color w:val="000000"/>
          <w:lang w:val="en"/>
        </w:rPr>
        <w:t xml:space="preserve"> Protractor</w:t>
      </w:r>
      <w:r w:rsidR="008A5EEF">
        <w:rPr>
          <w:rFonts w:ascii="Calibri" w:hAnsi="Calibri" w:cs="Calibri"/>
          <w:color w:val="000000"/>
          <w:lang w:val="en"/>
        </w:rPr>
        <w:t xml:space="preserve"> -</w:t>
      </w:r>
      <w:r w:rsidR="008A5EEF" w:rsidRPr="008A5EEF">
        <w:rPr>
          <w:rFonts w:ascii="Calibri" w:hAnsi="Calibri" w:cs="Calibri"/>
          <w:color w:val="000000"/>
          <w:lang w:val="en"/>
        </w:rPr>
        <w:t xml:space="preserve"> Protractor is an end-to-end test framework for Angular and AngularJS applications. Protractor runs tests against your application running in a real browser, interacting with it as a user would without depending on other tools for performing the same.</w:t>
      </w:r>
    </w:p>
    <w:p w:rsidR="00F257AC" w:rsidRDefault="00F257AC" w:rsidP="00F257AC">
      <w:pPr>
        <w:pStyle w:val="NormalWeb"/>
        <w:spacing w:before="100" w:beforeAutospacing="1" w:after="115"/>
        <w:rPr>
          <w:rFonts w:ascii="Calibri" w:hAnsi="Calibri" w:cs="Calibri"/>
          <w:color w:val="000000"/>
          <w:lang w:val="en"/>
        </w:rPr>
      </w:pPr>
    </w:p>
    <w:p w:rsidR="00F257AC" w:rsidRDefault="00F257AC" w:rsidP="004007ED">
      <w:pPr>
        <w:pStyle w:val="NormalWeb"/>
        <w:spacing w:before="100" w:beforeAutospacing="1" w:after="115"/>
        <w:ind w:left="720"/>
        <w:rPr>
          <w:rFonts w:ascii="Calibri" w:hAnsi="Calibri" w:cs="Calibri"/>
          <w:color w:val="000000"/>
          <w:lang w:val="en"/>
        </w:rPr>
      </w:pPr>
    </w:p>
    <w:p w:rsidR="00B43E96" w:rsidRDefault="00B43E96" w:rsidP="004007ED">
      <w:pPr>
        <w:pStyle w:val="NormalWeb"/>
        <w:spacing w:before="100" w:beforeAutospacing="1" w:after="115"/>
        <w:ind w:left="720"/>
        <w:rPr>
          <w:rFonts w:ascii="Calibri" w:hAnsi="Calibri" w:cs="Calibri"/>
          <w:color w:val="000000"/>
          <w:lang w:val="en"/>
        </w:rPr>
      </w:pPr>
    </w:p>
    <w:p w:rsidR="00B43E96" w:rsidRDefault="00B43E96" w:rsidP="004007ED">
      <w:pPr>
        <w:pStyle w:val="NormalWeb"/>
        <w:spacing w:before="100" w:beforeAutospacing="1" w:after="115"/>
        <w:ind w:left="720"/>
      </w:pPr>
    </w:p>
    <w:p w:rsidR="00F92E89" w:rsidRDefault="00F92E89">
      <w:pPr>
        <w:rPr>
          <w:rFonts w:asciiTheme="majorHAnsi" w:eastAsiaTheme="majorEastAsia" w:hAnsiTheme="majorHAnsi" w:cs="Trebuchet MS"/>
          <w:b/>
          <w:bCs/>
          <w:color w:val="365F91" w:themeColor="accent1" w:themeShade="BF"/>
          <w:sz w:val="28"/>
          <w:szCs w:val="28"/>
        </w:rPr>
      </w:pPr>
      <w:r>
        <w:rPr>
          <w:rFonts w:cs="Trebuchet MS"/>
        </w:rPr>
        <w:br w:type="page"/>
      </w:r>
    </w:p>
    <w:p w:rsidR="00A5546E" w:rsidRDefault="00A5546E" w:rsidP="00A5546E">
      <w:pPr>
        <w:pStyle w:val="Heading1"/>
        <w:numPr>
          <w:ilvl w:val="0"/>
          <w:numId w:val="7"/>
        </w:numPr>
        <w:suppressAutoHyphens/>
        <w:spacing w:before="480" w:after="0" w:line="276" w:lineRule="auto"/>
        <w:rPr>
          <w:rFonts w:cs="Trebuchet MS"/>
        </w:rPr>
      </w:pPr>
      <w:bookmarkStart w:id="64" w:name="_Toc2613569"/>
      <w:r>
        <w:rPr>
          <w:rFonts w:cs="Trebuchet MS"/>
        </w:rPr>
        <w:lastRenderedPageBreak/>
        <w:t>Non Functional Requirement</w:t>
      </w:r>
      <w:bookmarkEnd w:id="64"/>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Security </w:t>
      </w:r>
    </w:p>
    <w:p w:rsidR="007D6E4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Logging </w:t>
      </w:r>
    </w:p>
    <w:p w:rsidR="00073AB8" w:rsidRPr="00A5546E" w:rsidRDefault="00073AB8" w:rsidP="00A5546E">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Exception Handling</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Storage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Configuration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Performance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Flexibility </w:t>
      </w:r>
    </w:p>
    <w:p w:rsidR="007D6E4E" w:rsidRPr="00A5546E" w:rsidRDefault="007D6E4E" w:rsidP="00A5546E">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 xml:space="preserve">Disaster recovery </w:t>
      </w:r>
    </w:p>
    <w:p w:rsidR="00D412CC" w:rsidRDefault="007D6E4E" w:rsidP="004007ED">
      <w:pPr>
        <w:pStyle w:val="NormalWeb"/>
        <w:numPr>
          <w:ilvl w:val="0"/>
          <w:numId w:val="148"/>
        </w:numPr>
        <w:spacing w:before="100" w:beforeAutospacing="1" w:after="115"/>
        <w:rPr>
          <w:rFonts w:ascii="Calibri" w:hAnsi="Calibri" w:cs="Calibri"/>
          <w:color w:val="000000"/>
          <w:lang w:val="en"/>
        </w:rPr>
      </w:pPr>
      <w:r w:rsidRPr="00A5546E">
        <w:rPr>
          <w:rFonts w:ascii="Calibri" w:hAnsi="Calibri" w:cs="Calibri"/>
          <w:color w:val="000000"/>
          <w:lang w:val="en"/>
        </w:rPr>
        <w:t>Accessibility</w:t>
      </w:r>
    </w:p>
    <w:p w:rsidR="007A4478" w:rsidRPr="007D6E4E" w:rsidRDefault="007A4478" w:rsidP="007D6E4E">
      <w:pPr>
        <w:pStyle w:val="Heading1"/>
        <w:numPr>
          <w:ilvl w:val="0"/>
          <w:numId w:val="7"/>
        </w:numPr>
        <w:suppressAutoHyphens/>
        <w:spacing w:before="480" w:after="0" w:line="276" w:lineRule="auto"/>
        <w:rPr>
          <w:rFonts w:cs="Trebuchet MS"/>
        </w:rPr>
      </w:pPr>
      <w:bookmarkStart w:id="65" w:name="_Toc2613570"/>
      <w:r w:rsidRPr="007D6E4E">
        <w:rPr>
          <w:rFonts w:cs="Trebuchet MS"/>
        </w:rPr>
        <w:t>Pre-requisites</w:t>
      </w:r>
      <w:bookmarkEnd w:id="65"/>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Continued support on the following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analysis and design</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Understanding of production issues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Database architecture and reports requirements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Requirements gathering and scheduling</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Access to existing servers / services (IT and Networking)</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Azure platform for SaaS</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Access to existing source code and applications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SQL Server Database Access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Mercury Web service API’s source code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POS Plugin Web service API src /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Documents pertaining to</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Current architecture</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System integration (Application, Infra, Data, DevOps)</w:t>
      </w:r>
    </w:p>
    <w:p w:rsidR="007D6E4E" w:rsidRPr="007A4478" w:rsidRDefault="007D6E4E" w:rsidP="007A4478">
      <w:pPr>
        <w:pStyle w:val="NormalWeb"/>
        <w:numPr>
          <w:ilvl w:val="1"/>
          <w:numId w:val="152"/>
        </w:numPr>
        <w:spacing w:before="100" w:beforeAutospacing="1" w:after="115"/>
        <w:rPr>
          <w:rFonts w:ascii="Calibri" w:hAnsi="Calibri" w:cs="Calibri"/>
          <w:color w:val="000000"/>
        </w:rPr>
      </w:pPr>
      <w:r w:rsidRPr="007A4478">
        <w:rPr>
          <w:rFonts w:ascii="Calibri" w:hAnsi="Calibri" w:cs="Calibri"/>
          <w:color w:val="000000"/>
        </w:rPr>
        <w:t>GDS API Documentation</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Initial knowledge transfer from PO for transition and support until completion of  transformation, for application maintenance</w:t>
      </w:r>
    </w:p>
    <w:p w:rsidR="007D6E4E" w:rsidRPr="007A4478" w:rsidRDefault="007D6E4E" w:rsidP="007A4478">
      <w:pPr>
        <w:pStyle w:val="NormalWeb"/>
        <w:numPr>
          <w:ilvl w:val="0"/>
          <w:numId w:val="152"/>
        </w:numPr>
        <w:spacing w:before="100" w:beforeAutospacing="1" w:after="115"/>
        <w:rPr>
          <w:rFonts w:ascii="Calibri" w:hAnsi="Calibri" w:cs="Calibri"/>
          <w:color w:val="000000"/>
        </w:rPr>
      </w:pPr>
      <w:r w:rsidRPr="007A4478">
        <w:rPr>
          <w:rFonts w:ascii="Calibri" w:hAnsi="Calibri" w:cs="Calibri"/>
          <w:color w:val="000000"/>
        </w:rPr>
        <w:t>Support from Delphi engineers for migration</w:t>
      </w:r>
    </w:p>
    <w:p w:rsidR="004A18E1" w:rsidRPr="004007ED" w:rsidRDefault="007D6E4E" w:rsidP="00F257AC">
      <w:pPr>
        <w:pStyle w:val="NormalWeb"/>
        <w:numPr>
          <w:ilvl w:val="0"/>
          <w:numId w:val="152"/>
        </w:numPr>
        <w:spacing w:before="100" w:beforeAutospacing="1" w:after="115"/>
        <w:rPr>
          <w:rFonts w:ascii="Calibri" w:hAnsi="Calibri" w:cs="Calibri"/>
          <w:color w:val="000000"/>
        </w:rPr>
      </w:pPr>
      <w:r w:rsidRPr="004007ED">
        <w:rPr>
          <w:rFonts w:ascii="Calibri" w:hAnsi="Calibri" w:cs="Calibri"/>
          <w:color w:val="000000"/>
        </w:rPr>
        <w:lastRenderedPageBreak/>
        <w:t>Dedicated availability from Product Owner and key stakeholders, for smooth execution</w:t>
      </w:r>
      <w:r w:rsidR="004A18E1" w:rsidRPr="004007ED">
        <w:rPr>
          <w:rFonts w:ascii="Calibri" w:hAnsi="Calibri" w:cs="Calibri"/>
          <w:color w:val="000000"/>
        </w:rPr>
        <w:br w:type="page"/>
      </w:r>
    </w:p>
    <w:p w:rsidR="00820EE6" w:rsidRDefault="00820EE6" w:rsidP="00820EE6">
      <w:pPr>
        <w:pStyle w:val="Heading1"/>
        <w:numPr>
          <w:ilvl w:val="0"/>
          <w:numId w:val="7"/>
        </w:numPr>
        <w:suppressAutoHyphens/>
        <w:spacing w:before="480" w:after="0" w:line="276" w:lineRule="auto"/>
      </w:pPr>
      <w:bookmarkStart w:id="66" w:name="_Toc2613571"/>
      <w:r>
        <w:lastRenderedPageBreak/>
        <w:t>Front end Architecture using Angular 7</w:t>
      </w:r>
      <w:bookmarkEnd w:id="66"/>
    </w:p>
    <w:p w:rsidR="00820EE6" w:rsidRDefault="00820EE6" w:rsidP="00820EE6"/>
    <w:p w:rsidR="00820EE6" w:rsidRPr="00820EE6" w:rsidRDefault="00820EE6" w:rsidP="00820EE6">
      <w:r>
        <w:rPr>
          <w:noProof/>
        </w:rPr>
        <w:drawing>
          <wp:inline distT="0" distB="0" distL="0" distR="0" wp14:anchorId="3ADD9685" wp14:editId="20F6DA0A">
            <wp:extent cx="5476875" cy="503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gularDetailedMVP.png"/>
                    <pic:cNvPicPr/>
                  </pic:nvPicPr>
                  <pic:blipFill>
                    <a:blip r:embed="rId23">
                      <a:extLst>
                        <a:ext uri="{28A0092B-C50C-407E-A947-70E740481C1C}">
                          <a14:useLocalDpi xmlns:a14="http://schemas.microsoft.com/office/drawing/2010/main" val="0"/>
                        </a:ext>
                      </a:extLst>
                    </a:blip>
                    <a:stretch>
                      <a:fillRect/>
                    </a:stretch>
                  </pic:blipFill>
                  <pic:spPr>
                    <a:xfrm>
                      <a:off x="0" y="0"/>
                      <a:ext cx="5476875" cy="5038725"/>
                    </a:xfrm>
                    <a:prstGeom prst="rect">
                      <a:avLst/>
                    </a:prstGeom>
                  </pic:spPr>
                </pic:pic>
              </a:graphicData>
            </a:graphic>
          </wp:inline>
        </w:drawing>
      </w:r>
    </w:p>
    <w:p w:rsidR="00820EE6" w:rsidRPr="007A4478" w:rsidRDefault="00820EE6" w:rsidP="00820EE6">
      <w:pPr>
        <w:pStyle w:val="NormalWeb"/>
        <w:spacing w:before="100" w:beforeAutospacing="1" w:after="115"/>
        <w:rPr>
          <w:rFonts w:ascii="Calibri" w:hAnsi="Calibri" w:cs="Calibri"/>
          <w:color w:val="000000"/>
        </w:rPr>
      </w:pPr>
    </w:p>
    <w:p w:rsidR="003D6134" w:rsidRDefault="00B91E94"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Modules: </w:t>
      </w:r>
    </w:p>
    <w:p w:rsidR="00B143D9" w:rsidRPr="00202B43" w:rsidRDefault="00A440EF" w:rsidP="00202B43">
      <w:pPr>
        <w:pStyle w:val="NormalWeb"/>
        <w:spacing w:before="100" w:beforeAutospacing="1" w:after="115"/>
        <w:ind w:left="720"/>
        <w:jc w:val="both"/>
        <w:rPr>
          <w:rFonts w:ascii="Helvetica" w:hAnsi="Helvetica" w:cs="Helvetica"/>
          <w:spacing w:val="5"/>
          <w:sz w:val="21"/>
          <w:szCs w:val="21"/>
          <w:shd w:val="clear" w:color="auto" w:fill="FAFAFA"/>
        </w:rPr>
      </w:pPr>
      <w:r w:rsidRPr="005511CF">
        <w:rPr>
          <w:rFonts w:ascii="Calibri" w:hAnsi="Calibri" w:cs="Calibri"/>
          <w:color w:val="000000"/>
          <w:lang w:val="en"/>
        </w:rPr>
        <w:t xml:space="preserve">Module </w:t>
      </w:r>
      <w:r>
        <w:rPr>
          <w:rFonts w:ascii="Helvetica" w:hAnsi="Helvetica" w:cs="Helvetica"/>
          <w:spacing w:val="5"/>
          <w:sz w:val="21"/>
          <w:szCs w:val="21"/>
          <w:shd w:val="clear" w:color="auto" w:fill="FAFAFA"/>
        </w:rPr>
        <w:t>o</w:t>
      </w:r>
      <w:r w:rsidR="003D6134">
        <w:rPr>
          <w:rFonts w:ascii="Helvetica" w:hAnsi="Helvetica" w:cs="Helvetica"/>
          <w:spacing w:val="5"/>
          <w:sz w:val="21"/>
          <w:szCs w:val="21"/>
          <w:shd w:val="clear" w:color="auto" w:fill="FAFAFA"/>
        </w:rPr>
        <w:t>rganize</w:t>
      </w:r>
      <w:r>
        <w:rPr>
          <w:rFonts w:ascii="Helvetica" w:hAnsi="Helvetica" w:cs="Helvetica"/>
          <w:spacing w:val="5"/>
          <w:sz w:val="21"/>
          <w:szCs w:val="21"/>
          <w:shd w:val="clear" w:color="auto" w:fill="FAFAFA"/>
        </w:rPr>
        <w:t>s</w:t>
      </w:r>
      <w:r w:rsidR="003D6134">
        <w:rPr>
          <w:rFonts w:ascii="Helvetica" w:hAnsi="Helvetica" w:cs="Helvetica"/>
          <w:spacing w:val="5"/>
          <w:sz w:val="21"/>
          <w:szCs w:val="21"/>
          <w:shd w:val="clear" w:color="auto" w:fill="FAFAFA"/>
        </w:rPr>
        <w:t xml:space="preserve"> an application and extend</w:t>
      </w:r>
      <w:r w:rsidR="0037047D">
        <w:rPr>
          <w:rFonts w:ascii="Helvetica" w:hAnsi="Helvetica" w:cs="Helvetica"/>
          <w:spacing w:val="5"/>
          <w:sz w:val="21"/>
          <w:szCs w:val="21"/>
          <w:shd w:val="clear" w:color="auto" w:fill="FAFAFA"/>
        </w:rPr>
        <w:t>s</w:t>
      </w:r>
      <w:r w:rsidR="003D6134">
        <w:rPr>
          <w:rFonts w:ascii="Helvetica" w:hAnsi="Helvetica" w:cs="Helvetica"/>
          <w:spacing w:val="5"/>
          <w:sz w:val="21"/>
          <w:szCs w:val="21"/>
          <w:shd w:val="clear" w:color="auto" w:fill="FAFAFA"/>
        </w:rPr>
        <w:t xml:space="preserve"> it with capabilities from external libraries</w:t>
      </w:r>
      <w:r w:rsidR="00774F9F">
        <w:rPr>
          <w:rFonts w:ascii="Helvetica" w:hAnsi="Helvetica" w:cs="Helvetica"/>
          <w:spacing w:val="5"/>
          <w:sz w:val="21"/>
          <w:szCs w:val="21"/>
          <w:shd w:val="clear" w:color="auto" w:fill="FAFAFA"/>
        </w:rPr>
        <w:t xml:space="preserve"> and consolidates components, directives, and pipes into cohesive blocks of functionality, each focused on a feature, application business domain, workflow, or co</w:t>
      </w:r>
      <w:r w:rsidR="00202B43">
        <w:rPr>
          <w:rFonts w:ascii="Helvetica" w:hAnsi="Helvetica" w:cs="Helvetica"/>
          <w:spacing w:val="5"/>
          <w:sz w:val="21"/>
          <w:szCs w:val="21"/>
          <w:shd w:val="clear" w:color="auto" w:fill="FAFAFA"/>
        </w:rPr>
        <w:t xml:space="preserve">mmon collection of utilities. </w:t>
      </w:r>
      <w:r w:rsidR="00202B43">
        <w:rPr>
          <w:rFonts w:ascii="Calibri" w:hAnsi="Calibri" w:cs="Calibri"/>
          <w:color w:val="000000"/>
          <w:lang w:val="en"/>
        </w:rPr>
        <w:t xml:space="preserve">Modules can add services to application developed internally </w:t>
      </w:r>
      <w:r w:rsidR="008A381B">
        <w:rPr>
          <w:rFonts w:ascii="Calibri" w:hAnsi="Calibri" w:cs="Calibri"/>
          <w:color w:val="000000"/>
          <w:lang w:val="en"/>
        </w:rPr>
        <w:t>or by external sources</w:t>
      </w:r>
      <w:r w:rsidR="00202B43">
        <w:rPr>
          <w:rFonts w:ascii="Calibri" w:hAnsi="Calibri" w:cs="Calibri"/>
          <w:color w:val="000000"/>
          <w:lang w:val="en"/>
        </w:rPr>
        <w:t>.</w:t>
      </w:r>
      <w:r w:rsidR="005C66E1">
        <w:rPr>
          <w:rFonts w:ascii="Calibri" w:hAnsi="Calibri" w:cs="Calibri"/>
          <w:color w:val="000000"/>
          <w:lang w:val="en"/>
        </w:rPr>
        <w:t xml:space="preserve"> Lazy loading of modules asynchronously by router improves the performance of the overall application by only loading the necessary modules required.</w:t>
      </w:r>
      <w:r w:rsidR="00C82C9A">
        <w:rPr>
          <w:rFonts w:ascii="Calibri" w:hAnsi="Calibri" w:cs="Calibri"/>
          <w:color w:val="000000"/>
          <w:lang w:val="en"/>
        </w:rPr>
        <w:t xml:space="preserve"> An entry bootstrap module launches the application.</w:t>
      </w: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7C7F47">
      <w:pPr>
        <w:pStyle w:val="NormalWeb"/>
        <w:spacing w:before="100" w:beforeAutospacing="1" w:after="115"/>
        <w:ind w:left="720"/>
        <w:rPr>
          <w:rFonts w:ascii="Calibri" w:hAnsi="Calibri" w:cs="Calibri"/>
          <w:color w:val="000000"/>
          <w:lang w:val="en"/>
        </w:rPr>
      </w:pPr>
    </w:p>
    <w:p w:rsidR="007C7F47" w:rsidRDefault="007C7F47" w:rsidP="00ED4896">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lastRenderedPageBreak/>
        <w:t>Component</w:t>
      </w:r>
    </w:p>
    <w:p w:rsidR="00B143D9" w:rsidRPr="00B143D9" w:rsidRDefault="00ED4896" w:rsidP="00463C03">
      <w:pPr>
        <w:pStyle w:val="NormalWeb"/>
        <w:spacing w:before="100" w:beforeAutospacing="1" w:after="115"/>
        <w:ind w:left="720"/>
        <w:jc w:val="both"/>
        <w:rPr>
          <w:rFonts w:ascii="Calibri" w:hAnsi="Calibri" w:cs="Calibri"/>
          <w:color w:val="000000"/>
          <w:lang w:val="en"/>
        </w:rPr>
      </w:pPr>
      <w:r>
        <w:rPr>
          <w:rFonts w:ascii="Calibri" w:hAnsi="Calibri" w:cs="Calibri"/>
          <w:color w:val="000000"/>
          <w:lang w:val="en"/>
        </w:rPr>
        <w:t>A</w:t>
      </w:r>
      <w:r w:rsidRPr="00ED4896">
        <w:rPr>
          <w:rFonts w:ascii="Calibri" w:hAnsi="Calibri" w:cs="Calibri"/>
          <w:color w:val="000000"/>
          <w:lang w:val="en"/>
        </w:rPr>
        <w:t xml:space="preserve"> </w:t>
      </w:r>
      <w:r w:rsidR="007C7F47">
        <w:rPr>
          <w:rFonts w:ascii="Calibri" w:hAnsi="Calibri" w:cs="Calibri"/>
          <w:color w:val="000000"/>
          <w:lang w:val="en"/>
        </w:rPr>
        <w:t xml:space="preserve">component is a </w:t>
      </w:r>
      <w:r w:rsidRPr="00ED4896">
        <w:rPr>
          <w:rFonts w:ascii="Calibri" w:hAnsi="Calibri" w:cs="Calibri"/>
          <w:color w:val="000000"/>
          <w:lang w:val="en"/>
        </w:rPr>
        <w:t>class which is defined to be visible in any el</w:t>
      </w:r>
      <w:r w:rsidR="00644CDC">
        <w:rPr>
          <w:rFonts w:ascii="Calibri" w:hAnsi="Calibri" w:cs="Calibri"/>
          <w:color w:val="000000"/>
          <w:lang w:val="en"/>
        </w:rPr>
        <w:t>ements in the screen or browser</w:t>
      </w:r>
      <w:r w:rsidRPr="00ED4896">
        <w:rPr>
          <w:rFonts w:ascii="Calibri" w:hAnsi="Calibri" w:cs="Calibri"/>
          <w:color w:val="000000"/>
          <w:lang w:val="en"/>
        </w:rPr>
        <w:t xml:space="preserve">. </w:t>
      </w:r>
      <w:r w:rsidR="00463C03">
        <w:rPr>
          <w:rFonts w:ascii="Calibri" w:hAnsi="Calibri" w:cs="Calibri"/>
          <w:color w:val="000000"/>
          <w:lang w:val="en"/>
        </w:rPr>
        <w:t xml:space="preserve">It is the most granular unit in the application usually independent of other components and can be reused in any other application. </w:t>
      </w:r>
      <w:r w:rsidR="00B143D9" w:rsidRPr="005511CF">
        <w:rPr>
          <w:rFonts w:ascii="Calibri" w:hAnsi="Calibri" w:cs="Calibri"/>
          <w:color w:val="000000"/>
          <w:lang w:val="en"/>
        </w:rPr>
        <w:t>Each component defines a class that contains application data and logic, and is associated with an HTML </w:t>
      </w:r>
      <w:r w:rsidR="00B143D9" w:rsidRPr="005511CF">
        <w:rPr>
          <w:rFonts w:ascii="Calibri" w:hAnsi="Calibri" w:cs="Calibri"/>
          <w:i/>
          <w:iCs/>
          <w:color w:val="000000"/>
          <w:lang w:val="en"/>
        </w:rPr>
        <w:t>template</w:t>
      </w:r>
      <w:r w:rsidR="00B143D9" w:rsidRPr="005511CF">
        <w:rPr>
          <w:rFonts w:ascii="Calibri" w:hAnsi="Calibri" w:cs="Calibri"/>
          <w:color w:val="000000"/>
          <w:lang w:val="en"/>
        </w:rPr>
        <w:t> that defines a view to be displayed in a target environment.</w:t>
      </w:r>
      <w:r w:rsidR="00647F44">
        <w:rPr>
          <w:rFonts w:ascii="Calibri" w:hAnsi="Calibri" w:cs="Calibri"/>
          <w:color w:val="000000"/>
          <w:lang w:val="en"/>
        </w:rPr>
        <w:t xml:space="preserve"> Easy integration and reusability are the major advantages of the components. </w:t>
      </w:r>
    </w:p>
    <w:p w:rsidR="00A376C4" w:rsidRDefault="00A376C4" w:rsidP="00A376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S</w:t>
      </w:r>
      <w:r w:rsidRPr="00A376C4">
        <w:rPr>
          <w:rFonts w:ascii="Calibri" w:hAnsi="Calibri" w:cs="Calibri"/>
          <w:color w:val="000000"/>
          <w:lang w:val="en"/>
        </w:rPr>
        <w:t xml:space="preserve">ervices and </w:t>
      </w:r>
      <w:r w:rsidR="001C51E3">
        <w:rPr>
          <w:rFonts w:ascii="Calibri" w:hAnsi="Calibri" w:cs="Calibri"/>
          <w:color w:val="000000"/>
          <w:lang w:val="en"/>
        </w:rPr>
        <w:t>D</w:t>
      </w:r>
      <w:r w:rsidRPr="00A376C4">
        <w:rPr>
          <w:rFonts w:ascii="Calibri" w:hAnsi="Calibri" w:cs="Calibri"/>
          <w:color w:val="000000"/>
          <w:lang w:val="en"/>
        </w:rPr>
        <w:t>ependency injection</w:t>
      </w:r>
    </w:p>
    <w:p w:rsidR="00AB0EC4" w:rsidRPr="005511CF" w:rsidRDefault="0064577B" w:rsidP="00AB0EC4">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 xml:space="preserve">Service is </w:t>
      </w:r>
      <w:r w:rsidRPr="0064577B">
        <w:rPr>
          <w:rFonts w:ascii="Calibri" w:hAnsi="Calibri" w:cs="Calibri"/>
          <w:color w:val="000000"/>
          <w:lang w:val="en"/>
        </w:rPr>
        <w:t>any value, function, or feature that an app needs. A ser</w:t>
      </w:r>
      <w:r w:rsidR="00387A9D">
        <w:rPr>
          <w:rFonts w:ascii="Calibri" w:hAnsi="Calibri" w:cs="Calibri"/>
          <w:color w:val="000000"/>
          <w:lang w:val="en"/>
        </w:rPr>
        <w:t>vice is typically a class with a</w:t>
      </w:r>
      <w:r w:rsidRPr="0064577B">
        <w:rPr>
          <w:rFonts w:ascii="Calibri" w:hAnsi="Calibri" w:cs="Calibri"/>
          <w:color w:val="000000"/>
          <w:lang w:val="en"/>
        </w:rPr>
        <w:t xml:space="preserve"> well-defined purpose. It should do something specific and do it well.</w:t>
      </w:r>
      <w:r w:rsidR="00DA1B6F">
        <w:rPr>
          <w:rFonts w:ascii="Calibri" w:hAnsi="Calibri" w:cs="Calibri"/>
          <w:color w:val="000000"/>
          <w:lang w:val="en"/>
        </w:rPr>
        <w:t xml:space="preserve"> The tasks that need be delegated by components </w:t>
      </w:r>
      <w:r w:rsidR="00AF566A">
        <w:rPr>
          <w:rFonts w:ascii="Calibri" w:hAnsi="Calibri" w:cs="Calibri"/>
          <w:color w:val="000000"/>
          <w:lang w:val="en"/>
        </w:rPr>
        <w:t xml:space="preserve">like </w:t>
      </w:r>
      <w:r w:rsidR="00DA1B6F" w:rsidRPr="00DA1B6F">
        <w:rPr>
          <w:rFonts w:ascii="Calibri" w:hAnsi="Calibri" w:cs="Calibri"/>
          <w:color w:val="000000"/>
          <w:lang w:val="en"/>
        </w:rPr>
        <w:t>fetching data from the server, validating user input, or logging</w:t>
      </w:r>
      <w:r w:rsidR="00DA1B6F">
        <w:rPr>
          <w:rFonts w:ascii="Calibri" w:hAnsi="Calibri" w:cs="Calibri"/>
          <w:color w:val="000000"/>
          <w:lang w:val="en"/>
        </w:rPr>
        <w:t xml:space="preserve"> </w:t>
      </w:r>
      <w:r w:rsidR="00B276FC">
        <w:rPr>
          <w:rFonts w:ascii="Calibri" w:hAnsi="Calibri" w:cs="Calibri"/>
          <w:color w:val="000000"/>
          <w:lang w:val="en"/>
        </w:rPr>
        <w:t>are handled by services and specific responsibilities.</w:t>
      </w:r>
      <w:r w:rsidR="00DA2346">
        <w:rPr>
          <w:rFonts w:ascii="Calibri" w:hAnsi="Calibri" w:cs="Calibri"/>
          <w:color w:val="000000"/>
          <w:lang w:val="en"/>
        </w:rPr>
        <w:t xml:space="preserve"> Dependency injection </w:t>
      </w:r>
      <w:r w:rsidR="008D24E6">
        <w:rPr>
          <w:rFonts w:ascii="Calibri" w:hAnsi="Calibri" w:cs="Calibri"/>
          <w:color w:val="000000"/>
          <w:lang w:val="en"/>
        </w:rPr>
        <w:t>enables to factor application logic into services and make them available to components.</w:t>
      </w:r>
      <w:r w:rsidR="00C5308D">
        <w:rPr>
          <w:rFonts w:ascii="Calibri" w:hAnsi="Calibri" w:cs="Calibri"/>
          <w:color w:val="000000"/>
          <w:lang w:val="en"/>
        </w:rPr>
        <w:t xml:space="preserve"> </w:t>
      </w:r>
      <w:r w:rsidR="00C5308D" w:rsidRPr="005511CF">
        <w:rPr>
          <w:rFonts w:ascii="Calibri" w:hAnsi="Calibri" w:cs="Calibri"/>
          <w:color w:val="000000"/>
          <w:lang w:val="en"/>
        </w:rPr>
        <w:t>For data or logic that isn't associated with a specific view, and that you want to share across components, you create a </w:t>
      </w:r>
      <w:r w:rsidR="00C5308D" w:rsidRPr="005511CF">
        <w:rPr>
          <w:rFonts w:ascii="Calibri" w:hAnsi="Calibri" w:cs="Calibri"/>
          <w:i/>
          <w:iCs/>
          <w:color w:val="000000"/>
          <w:lang w:val="en"/>
        </w:rPr>
        <w:t>service</w:t>
      </w:r>
      <w:r w:rsidR="00C5308D" w:rsidRPr="005511CF">
        <w:rPr>
          <w:rFonts w:ascii="Calibri" w:hAnsi="Calibri" w:cs="Calibri"/>
          <w:color w:val="000000"/>
          <w:lang w:val="en"/>
        </w:rPr>
        <w:t> class. A service class definition is immediately preceded by the @</w:t>
      </w:r>
      <w:hyperlink r:id="rId24" w:history="1">
        <w:r w:rsidR="00C5308D" w:rsidRPr="005511CF">
          <w:rPr>
            <w:rFonts w:ascii="Calibri" w:hAnsi="Calibri" w:cs="Calibri"/>
            <w:color w:val="000000"/>
            <w:lang w:val="en"/>
          </w:rPr>
          <w:t xml:space="preserve">Injectable </w:t>
        </w:r>
      </w:hyperlink>
      <w:r w:rsidR="00C5308D" w:rsidRPr="005511CF">
        <w:rPr>
          <w:rFonts w:ascii="Calibri" w:hAnsi="Calibri" w:cs="Calibri"/>
          <w:color w:val="000000"/>
          <w:lang w:val="en"/>
        </w:rPr>
        <w:t>() decorator. The decorator provides the metadata that allows your service to be </w:t>
      </w:r>
      <w:r w:rsidR="00C5308D" w:rsidRPr="005511CF">
        <w:rPr>
          <w:rFonts w:ascii="Calibri" w:hAnsi="Calibri" w:cs="Calibri"/>
          <w:i/>
          <w:iCs/>
          <w:color w:val="000000"/>
          <w:lang w:val="en"/>
        </w:rPr>
        <w:t>injected</w:t>
      </w:r>
      <w:r w:rsidR="00C5308D" w:rsidRPr="005511CF">
        <w:rPr>
          <w:rFonts w:ascii="Calibri" w:hAnsi="Calibri" w:cs="Calibri"/>
          <w:color w:val="000000"/>
          <w:lang w:val="en"/>
        </w:rPr>
        <w:t> into client components as a dependency.</w:t>
      </w:r>
      <w:r w:rsidR="00AB0EC4">
        <w:rPr>
          <w:rFonts w:ascii="Calibri" w:hAnsi="Calibri" w:cs="Calibri"/>
          <w:color w:val="000000"/>
          <w:lang w:val="en"/>
        </w:rPr>
        <w:t xml:space="preserve"> </w:t>
      </w:r>
      <w:r w:rsidR="00AB0EC4" w:rsidRPr="005511CF">
        <w:rPr>
          <w:rFonts w:ascii="Calibri" w:hAnsi="Calibri" w:cs="Calibri"/>
          <w:i/>
          <w:iCs/>
          <w:color w:val="000000"/>
          <w:lang w:val="en"/>
        </w:rPr>
        <w:t>Dependency injection</w:t>
      </w:r>
      <w:r w:rsidR="00AB0EC4" w:rsidRPr="005511CF">
        <w:rPr>
          <w:rFonts w:ascii="Calibri" w:hAnsi="Calibri" w:cs="Calibri"/>
          <w:color w:val="000000"/>
          <w:lang w:val="en"/>
        </w:rPr>
        <w:t> (DI) lets you keep your component classes lean and efficient. They don't fetch data from the server, validate user input, or log directly to the console; they delegate such tasks to services.</w:t>
      </w:r>
    </w:p>
    <w:p w:rsidR="00B143D9" w:rsidRPr="005511CF" w:rsidRDefault="001F66AD" w:rsidP="00C5308D">
      <w:pPr>
        <w:pStyle w:val="NormalWeb"/>
        <w:numPr>
          <w:ilvl w:val="0"/>
          <w:numId w:val="148"/>
        </w:numPr>
        <w:spacing w:before="100" w:beforeAutospacing="1" w:after="115"/>
        <w:jc w:val="both"/>
        <w:rPr>
          <w:rFonts w:ascii="Calibri" w:hAnsi="Calibri" w:cs="Calibri"/>
          <w:color w:val="000000"/>
          <w:lang w:val="en"/>
        </w:rPr>
      </w:pPr>
      <w:r>
        <w:rPr>
          <w:rFonts w:ascii="Calibri" w:hAnsi="Calibri" w:cs="Calibri"/>
          <w:color w:val="000000"/>
          <w:lang w:val="en"/>
        </w:rPr>
        <w:t xml:space="preserve">Template </w:t>
      </w:r>
      <w:r w:rsidR="00B143D9" w:rsidRPr="00B143D9">
        <w:rPr>
          <w:rFonts w:ascii="Calibri" w:hAnsi="Calibri" w:cs="Calibri"/>
          <w:color w:val="000000"/>
          <w:lang w:val="en"/>
        </w:rPr>
        <w:t>and data binding</w:t>
      </w:r>
      <w:r w:rsidR="00B143D9">
        <w:rPr>
          <w:rFonts w:ascii="Calibri" w:hAnsi="Calibri" w:cs="Calibri"/>
          <w:color w:val="000000"/>
          <w:lang w:val="en"/>
        </w:rPr>
        <w:t xml:space="preserve">: </w:t>
      </w:r>
      <w:r w:rsidR="00B143D9" w:rsidRPr="005511CF">
        <w:rPr>
          <w:rFonts w:ascii="Calibri" w:hAnsi="Calibri" w:cs="Calibri"/>
          <w:color w:val="000000"/>
          <w:lang w:val="en"/>
        </w:rPr>
        <w:t xml:space="preserve">A template combines HTML with Angular markup that can modify HTML elements before they are displayed. </w:t>
      </w:r>
      <w:r w:rsidR="00692C41">
        <w:rPr>
          <w:rFonts w:ascii="Calibri" w:hAnsi="Calibri" w:cs="Calibri"/>
          <w:color w:val="000000"/>
          <w:lang w:val="en"/>
        </w:rPr>
        <w:t xml:space="preserve">String interpolation is one way of data binding where template (HTML) receives the data from the components properties.  </w:t>
      </w:r>
      <w:r w:rsidR="00727289">
        <w:rPr>
          <w:rFonts w:ascii="Calibri" w:hAnsi="Calibri" w:cs="Calibri"/>
          <w:color w:val="000000"/>
          <w:lang w:val="en"/>
        </w:rPr>
        <w:t xml:space="preserve">Property binding is another one way data binding where the modifications are applied at the component level. </w:t>
      </w:r>
      <w:r w:rsidR="00C40B5B" w:rsidRPr="00C40B5B">
        <w:rPr>
          <w:rFonts w:ascii="Calibri" w:hAnsi="Calibri" w:cs="Calibri"/>
          <w:color w:val="000000"/>
          <w:lang w:val="en"/>
        </w:rPr>
        <w:t xml:space="preserve">Event binding is </w:t>
      </w:r>
      <w:r w:rsidR="00C40B5B">
        <w:rPr>
          <w:rFonts w:ascii="Calibri" w:hAnsi="Calibri" w:cs="Calibri"/>
          <w:color w:val="000000"/>
          <w:lang w:val="en"/>
        </w:rPr>
        <w:t>the updation</w:t>
      </w:r>
      <w:r w:rsidR="00C40B5B" w:rsidRPr="00C40B5B">
        <w:rPr>
          <w:rFonts w:ascii="Calibri" w:hAnsi="Calibri" w:cs="Calibri"/>
          <w:color w:val="000000"/>
          <w:lang w:val="en"/>
        </w:rPr>
        <w:t>/sending of the value/information of a certain variable from the presentation layer (view) to the component (model)</w:t>
      </w:r>
      <w:r w:rsidR="00514952">
        <w:rPr>
          <w:rFonts w:ascii="Calibri" w:hAnsi="Calibri" w:cs="Calibri"/>
          <w:color w:val="000000"/>
          <w:lang w:val="en"/>
        </w:rPr>
        <w:t xml:space="preserve">. </w:t>
      </w:r>
      <w:r w:rsidR="00880A6F">
        <w:rPr>
          <w:rFonts w:ascii="Calibri" w:hAnsi="Calibri" w:cs="Calibri"/>
          <w:color w:val="000000"/>
          <w:lang w:val="en"/>
        </w:rPr>
        <w:t>Finally two way data binding is a combination both event and property binding.</w:t>
      </w:r>
      <w:r w:rsidR="00C5308D" w:rsidRPr="005511CF">
        <w:rPr>
          <w:rFonts w:ascii="Calibri" w:hAnsi="Calibri" w:cs="Calibri"/>
          <w:color w:val="000000"/>
          <w:lang w:val="en"/>
        </w:rPr>
        <w:t xml:space="preserve"> </w:t>
      </w:r>
    </w:p>
    <w:p w:rsidR="00B143D9" w:rsidRPr="00A5546E" w:rsidRDefault="008C27EE"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Routing:</w:t>
      </w:r>
      <w:r w:rsidR="005511CF">
        <w:rPr>
          <w:rFonts w:ascii="Calibri" w:hAnsi="Calibri" w:cs="Calibri"/>
          <w:color w:val="000000"/>
          <w:lang w:val="en"/>
        </w:rPr>
        <w:t xml:space="preserve"> </w:t>
      </w:r>
      <w:r>
        <w:rPr>
          <w:rFonts w:ascii="Calibri" w:hAnsi="Calibri" w:cs="Calibri"/>
          <w:color w:val="000000"/>
          <w:lang w:val="en"/>
        </w:rPr>
        <w:t>T</w:t>
      </w:r>
      <w:r w:rsidR="005511CF" w:rsidRPr="005511CF">
        <w:rPr>
          <w:rFonts w:ascii="Calibri" w:hAnsi="Calibri" w:cs="Calibri"/>
          <w:color w:val="000000"/>
          <w:lang w:val="en"/>
        </w:rPr>
        <w:t>he Angular </w:t>
      </w:r>
      <w:hyperlink r:id="rId25" w:history="1">
        <w:r w:rsidR="005511CF" w:rsidRPr="005511CF">
          <w:rPr>
            <w:rFonts w:ascii="Calibri" w:hAnsi="Calibri" w:cs="Calibri"/>
            <w:color w:val="000000"/>
            <w:lang w:val="en"/>
          </w:rPr>
          <w:t>Router</w:t>
        </w:r>
      </w:hyperlink>
      <w:r w:rsidR="005511CF" w:rsidRPr="005511CF">
        <w:rPr>
          <w:rFonts w:ascii="Calibri" w:hAnsi="Calibri" w:cs="Calibri"/>
          <w:color w:val="000000"/>
          <w:lang w:val="en"/>
        </w:rPr>
        <w:t> NgModule provides a service that lets you define a navigation path among the different application states and view hierarchies in your app.</w:t>
      </w:r>
    </w:p>
    <w:p w:rsidR="00A5546E" w:rsidRPr="00A5546E" w:rsidRDefault="00A5546E" w:rsidP="00A5546E"/>
    <w:p w:rsidR="007224C0" w:rsidRPr="007224C0" w:rsidRDefault="007224C0" w:rsidP="007224C0"/>
    <w:p w:rsidR="00E915FC" w:rsidRDefault="00E915FC">
      <w:pPr>
        <w:rPr>
          <w:rFonts w:asciiTheme="majorHAnsi" w:eastAsiaTheme="majorEastAsia" w:hAnsiTheme="majorHAnsi" w:cstheme="majorBidi"/>
          <w:b/>
          <w:bCs/>
          <w:color w:val="365F91" w:themeColor="accent1" w:themeShade="BF"/>
          <w:sz w:val="28"/>
          <w:szCs w:val="28"/>
        </w:rPr>
      </w:pPr>
      <w:bookmarkStart w:id="67" w:name="_Toc514762915"/>
      <w:r>
        <w:br w:type="page"/>
      </w:r>
    </w:p>
    <w:p w:rsidR="00F41E9E" w:rsidRDefault="00CD15F6" w:rsidP="00F41E9E">
      <w:pPr>
        <w:pStyle w:val="Heading1"/>
        <w:numPr>
          <w:ilvl w:val="0"/>
          <w:numId w:val="7"/>
        </w:numPr>
        <w:suppressAutoHyphens/>
        <w:spacing w:before="480" w:after="0" w:line="276" w:lineRule="auto"/>
      </w:pPr>
      <w:bookmarkStart w:id="68" w:name="_Toc2613572"/>
      <w:r>
        <w:lastRenderedPageBreak/>
        <w:t>Dev</w:t>
      </w:r>
      <w:r w:rsidR="00935D33">
        <w:t>O</w:t>
      </w:r>
      <w:r>
        <w:t>ps</w:t>
      </w:r>
      <w:bookmarkEnd w:id="68"/>
    </w:p>
    <w:p w:rsidR="001D6697" w:rsidRDefault="001D6697" w:rsidP="001D6697"/>
    <w:p w:rsidR="001D6697" w:rsidRPr="001D6697" w:rsidRDefault="001D6697" w:rsidP="002346C2">
      <w:pPr>
        <w:jc w:val="center"/>
      </w:pPr>
      <w:r>
        <w:rPr>
          <w:noProof/>
        </w:rPr>
        <w:drawing>
          <wp:inline distT="0" distB="0" distL="0" distR="0">
            <wp:extent cx="2943225" cy="2495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9).jpg"/>
                    <pic:cNvPicPr/>
                  </pic:nvPicPr>
                  <pic:blipFill>
                    <a:blip r:embed="rId26">
                      <a:extLst>
                        <a:ext uri="{28A0092B-C50C-407E-A947-70E740481C1C}">
                          <a14:useLocalDpi xmlns:a14="http://schemas.microsoft.com/office/drawing/2010/main" val="0"/>
                        </a:ext>
                      </a:extLst>
                    </a:blip>
                    <a:stretch>
                      <a:fillRect/>
                    </a:stretch>
                  </pic:blipFill>
                  <pic:spPr>
                    <a:xfrm>
                      <a:off x="0" y="0"/>
                      <a:ext cx="2953843" cy="2504803"/>
                    </a:xfrm>
                    <a:prstGeom prst="rect">
                      <a:avLst/>
                    </a:prstGeom>
                  </pic:spPr>
                </pic:pic>
              </a:graphicData>
            </a:graphic>
          </wp:inline>
        </w:drawing>
      </w:r>
    </w:p>
    <w:p w:rsidR="00935D33" w:rsidRDefault="00935D33" w:rsidP="00935D33"/>
    <w:p w:rsidR="005B2C0D" w:rsidRDefault="005B2C0D" w:rsidP="005B2C0D">
      <w:pPr>
        <w:jc w:val="center"/>
      </w:pPr>
    </w:p>
    <w:p w:rsidR="005B2C0D" w:rsidRDefault="005B2C0D" w:rsidP="005B2C0D">
      <w:r>
        <w:t>Devops cycle involves following:</w:t>
      </w:r>
    </w:p>
    <w:p w:rsidR="005B2C0D" w:rsidRDefault="005B2C0D" w:rsidP="005B2C0D">
      <w:pPr>
        <w:pStyle w:val="ListParagraph"/>
        <w:numPr>
          <w:ilvl w:val="0"/>
          <w:numId w:val="161"/>
        </w:numPr>
      </w:pPr>
      <w:r>
        <w:t>Source code repositories</w:t>
      </w:r>
    </w:p>
    <w:p w:rsidR="005B2C0D" w:rsidRDefault="005B2C0D" w:rsidP="005B2C0D">
      <w:pPr>
        <w:pStyle w:val="ListParagraph"/>
        <w:numPr>
          <w:ilvl w:val="0"/>
          <w:numId w:val="161"/>
        </w:numPr>
      </w:pPr>
      <w:r>
        <w:t>Continuous integration</w:t>
      </w:r>
    </w:p>
    <w:p w:rsidR="005B2C0D" w:rsidRDefault="005B2C0D" w:rsidP="005B2C0D">
      <w:pPr>
        <w:pStyle w:val="ListParagraph"/>
        <w:numPr>
          <w:ilvl w:val="0"/>
          <w:numId w:val="161"/>
        </w:numPr>
      </w:pPr>
      <w:r>
        <w:t>Build</w:t>
      </w:r>
    </w:p>
    <w:p w:rsidR="005B2C0D" w:rsidRDefault="005B2C0D" w:rsidP="005B2C0D">
      <w:pPr>
        <w:pStyle w:val="ListParagraph"/>
        <w:numPr>
          <w:ilvl w:val="0"/>
          <w:numId w:val="161"/>
        </w:numPr>
      </w:pPr>
      <w:r>
        <w:t>Continuous Delivery or Continuous Deployment</w:t>
      </w:r>
    </w:p>
    <w:p w:rsidR="005B2C0D" w:rsidRDefault="005B2C0D" w:rsidP="005B2C0D">
      <w:r>
        <w:t xml:space="preserve">The mode of implementation will involve evolution with following steps: </w:t>
      </w:r>
    </w:p>
    <w:p w:rsidR="005B2C0D" w:rsidRDefault="005B2C0D" w:rsidP="005B2C0D">
      <w:pPr>
        <w:pStyle w:val="ListParagraph"/>
        <w:numPr>
          <w:ilvl w:val="0"/>
          <w:numId w:val="162"/>
        </w:numPr>
      </w:pPr>
      <w:r>
        <w:t>Source code will be pushed to the git repositories.</w:t>
      </w:r>
    </w:p>
    <w:p w:rsidR="005B2C0D" w:rsidRDefault="005B2C0D" w:rsidP="005B2C0D">
      <w:pPr>
        <w:pStyle w:val="ListParagraph"/>
        <w:numPr>
          <w:ilvl w:val="0"/>
          <w:numId w:val="162"/>
        </w:numPr>
      </w:pPr>
      <w:r>
        <w:t>Merged source code will be pushed to respective Azure services from MSVS</w:t>
      </w:r>
    </w:p>
    <w:p w:rsidR="002E71D8" w:rsidRDefault="002E71D8" w:rsidP="005B2C0D">
      <w:pPr>
        <w:pStyle w:val="ListParagraph"/>
        <w:numPr>
          <w:ilvl w:val="0"/>
          <w:numId w:val="162"/>
        </w:numPr>
      </w:pPr>
      <w:r>
        <w:t>Merged source code will be pushed to hosted blob storage for CSR</w:t>
      </w:r>
      <w:r w:rsidR="00AC4C85">
        <w:t xml:space="preserve"> from Visual Studio code</w:t>
      </w:r>
      <w:r>
        <w:t>.</w:t>
      </w:r>
    </w:p>
    <w:p w:rsidR="005B2C0D" w:rsidRDefault="005B2C0D" w:rsidP="005B2C0D">
      <w:pPr>
        <w:pStyle w:val="ListParagraph"/>
        <w:numPr>
          <w:ilvl w:val="0"/>
          <w:numId w:val="162"/>
        </w:numPr>
      </w:pPr>
      <w:r>
        <w:t>Azure DevOps will be implemented</w:t>
      </w:r>
    </w:p>
    <w:p w:rsidR="005B2C0D" w:rsidRDefault="005B2C0D" w:rsidP="005B2C0D">
      <w:pPr>
        <w:pStyle w:val="ListParagraph"/>
        <w:numPr>
          <w:ilvl w:val="1"/>
          <w:numId w:val="162"/>
        </w:numPr>
      </w:pPr>
      <w:r>
        <w:t>Integration of git to Azure DevOps</w:t>
      </w:r>
    </w:p>
    <w:p w:rsidR="001320D2" w:rsidRDefault="001320D2" w:rsidP="005B2C0D">
      <w:pPr>
        <w:pStyle w:val="ListParagraph"/>
        <w:numPr>
          <w:ilvl w:val="1"/>
          <w:numId w:val="162"/>
        </w:numPr>
      </w:pPr>
      <w:r>
        <w:t>Pipelines</w:t>
      </w:r>
    </w:p>
    <w:p w:rsidR="00E803F5" w:rsidRDefault="00E803F5" w:rsidP="00E803F5">
      <w:pPr>
        <w:pStyle w:val="ListParagraph"/>
        <w:numPr>
          <w:ilvl w:val="2"/>
          <w:numId w:val="162"/>
        </w:numPr>
      </w:pPr>
      <w:r>
        <w:t>Tasks</w:t>
      </w:r>
    </w:p>
    <w:p w:rsidR="00E803F5" w:rsidRDefault="00E803F5" w:rsidP="00E803F5">
      <w:pPr>
        <w:pStyle w:val="ListParagraph"/>
        <w:numPr>
          <w:ilvl w:val="3"/>
          <w:numId w:val="162"/>
        </w:numPr>
      </w:pPr>
      <w:r>
        <w:t>Build pipelines</w:t>
      </w:r>
    </w:p>
    <w:p w:rsidR="00E803F5" w:rsidRDefault="00E803F5" w:rsidP="00E803F5">
      <w:pPr>
        <w:pStyle w:val="ListParagraph"/>
        <w:numPr>
          <w:ilvl w:val="4"/>
          <w:numId w:val="162"/>
        </w:numPr>
      </w:pPr>
      <w:r>
        <w:t>Build Automation</w:t>
      </w:r>
    </w:p>
    <w:p w:rsidR="00910A5C" w:rsidRDefault="00910A5C" w:rsidP="00910A5C">
      <w:pPr>
        <w:pStyle w:val="ListParagraph"/>
        <w:numPr>
          <w:ilvl w:val="4"/>
          <w:numId w:val="162"/>
        </w:numPr>
      </w:pPr>
      <w:r>
        <w:t>unit cases</w:t>
      </w:r>
    </w:p>
    <w:p w:rsidR="00910A5C" w:rsidRDefault="00910A5C" w:rsidP="00910A5C">
      <w:pPr>
        <w:pStyle w:val="ListParagraph"/>
        <w:numPr>
          <w:ilvl w:val="4"/>
          <w:numId w:val="162"/>
        </w:numPr>
      </w:pPr>
      <w:r>
        <w:t>Source code analysis in MSVS</w:t>
      </w:r>
    </w:p>
    <w:p w:rsidR="00E803F5" w:rsidRDefault="00E803F5" w:rsidP="00E803F5">
      <w:pPr>
        <w:pStyle w:val="ListParagraph"/>
        <w:numPr>
          <w:ilvl w:val="3"/>
          <w:numId w:val="162"/>
        </w:numPr>
      </w:pPr>
      <w:r>
        <w:t xml:space="preserve">Release pipelines </w:t>
      </w:r>
    </w:p>
    <w:p w:rsidR="00E803F5" w:rsidRDefault="00E803F5" w:rsidP="00E803F5">
      <w:pPr>
        <w:pStyle w:val="ListParagraph"/>
        <w:numPr>
          <w:ilvl w:val="4"/>
          <w:numId w:val="162"/>
        </w:numPr>
      </w:pPr>
      <w:r>
        <w:t>Automated test cases</w:t>
      </w:r>
    </w:p>
    <w:p w:rsidR="001320D2" w:rsidRDefault="001320D2" w:rsidP="001320D2">
      <w:pPr>
        <w:pStyle w:val="ListParagraph"/>
        <w:numPr>
          <w:ilvl w:val="2"/>
          <w:numId w:val="162"/>
        </w:numPr>
      </w:pPr>
      <w:r>
        <w:t>Jobs</w:t>
      </w:r>
    </w:p>
    <w:p w:rsidR="00E803F5" w:rsidRPr="00D70FDF" w:rsidRDefault="005340EA" w:rsidP="00D67893">
      <w:pPr>
        <w:ind w:left="1440" w:firstLine="720"/>
        <w:rPr>
          <w:lang w:val="en-GB"/>
        </w:rPr>
      </w:pPr>
      <w:r w:rsidRPr="00D70FDF">
        <w:rPr>
          <w:lang w:val="en-GB"/>
        </w:rPr>
        <w:lastRenderedPageBreak/>
        <w:t>S</w:t>
      </w:r>
      <w:r w:rsidR="00E803F5" w:rsidRPr="00D70FDF">
        <w:rPr>
          <w:lang w:val="en-GB"/>
        </w:rPr>
        <w:t>eries of tasks that run sequentially on the same targe</w:t>
      </w:r>
      <w:r w:rsidRPr="00D70FDF">
        <w:rPr>
          <w:lang w:val="en-GB"/>
        </w:rPr>
        <w:t>t. Target is either an agent or the server.</w:t>
      </w:r>
    </w:p>
    <w:p w:rsidR="001320D2" w:rsidRDefault="001320D2" w:rsidP="001320D2">
      <w:pPr>
        <w:pStyle w:val="ListParagraph"/>
        <w:numPr>
          <w:ilvl w:val="2"/>
          <w:numId w:val="162"/>
        </w:numPr>
      </w:pPr>
      <w:r>
        <w:t>Conditions</w:t>
      </w:r>
    </w:p>
    <w:p w:rsidR="002B79DC" w:rsidRDefault="002B79DC" w:rsidP="002B79DC">
      <w:pPr>
        <w:pStyle w:val="ListParagraph"/>
        <w:numPr>
          <w:ilvl w:val="3"/>
          <w:numId w:val="162"/>
        </w:numPr>
      </w:pPr>
      <w:r>
        <w:t>Conditions or steps under which a job will run.</w:t>
      </w:r>
    </w:p>
    <w:p w:rsidR="001320D2" w:rsidRDefault="001320D2" w:rsidP="001320D2">
      <w:pPr>
        <w:pStyle w:val="ListParagraph"/>
        <w:numPr>
          <w:ilvl w:val="2"/>
          <w:numId w:val="162"/>
        </w:numPr>
      </w:pPr>
      <w:r>
        <w:t>Expressions</w:t>
      </w:r>
    </w:p>
    <w:p w:rsidR="00454787" w:rsidRDefault="00454787" w:rsidP="00454787">
      <w:pPr>
        <w:pStyle w:val="ListParagraph"/>
        <w:numPr>
          <w:ilvl w:val="3"/>
          <w:numId w:val="162"/>
        </w:numPr>
      </w:pPr>
      <w:r>
        <w:rPr>
          <w:rFonts w:ascii="Segoe UI" w:hAnsi="Segoe UI" w:cs="Segoe UI"/>
          <w:color w:val="000000"/>
          <w:shd w:val="clear" w:color="auto" w:fill="FFFFFF"/>
        </w:rPr>
        <w:t>Describe decisions the system should make</w:t>
      </w:r>
    </w:p>
    <w:p w:rsidR="001320D2" w:rsidRDefault="001320D2" w:rsidP="001320D2">
      <w:pPr>
        <w:pStyle w:val="ListParagraph"/>
        <w:numPr>
          <w:ilvl w:val="2"/>
          <w:numId w:val="162"/>
        </w:numPr>
      </w:pPr>
      <w:r>
        <w:t xml:space="preserve">Variables </w:t>
      </w:r>
    </w:p>
    <w:p w:rsidR="008801F8" w:rsidRDefault="008801F8" w:rsidP="008801F8">
      <w:pPr>
        <w:pStyle w:val="ListParagraph"/>
        <w:numPr>
          <w:ilvl w:val="3"/>
          <w:numId w:val="162"/>
        </w:numPr>
      </w:pPr>
      <w:r>
        <w:rPr>
          <w:rFonts w:ascii="Segoe UI" w:hAnsi="Segoe UI" w:cs="Segoe UI"/>
          <w:color w:val="000000"/>
          <w:shd w:val="clear" w:color="auto" w:fill="FFFFFF"/>
        </w:rPr>
        <w:t>Data into various parts of the pipeline.</w:t>
      </w:r>
    </w:p>
    <w:p w:rsidR="001320D2" w:rsidRDefault="001320D2" w:rsidP="001320D2">
      <w:pPr>
        <w:pStyle w:val="ListParagraph"/>
        <w:numPr>
          <w:ilvl w:val="2"/>
          <w:numId w:val="162"/>
        </w:numPr>
      </w:pPr>
      <w:r>
        <w:t>Resources</w:t>
      </w:r>
    </w:p>
    <w:p w:rsidR="00A14F03" w:rsidRDefault="00E23F5F" w:rsidP="00A14F03">
      <w:pPr>
        <w:pStyle w:val="ListParagraph"/>
        <w:numPr>
          <w:ilvl w:val="0"/>
          <w:numId w:val="0"/>
        </w:numPr>
        <w:ind w:left="2160"/>
      </w:pPr>
      <w:r>
        <w:t>Out</w:t>
      </w:r>
      <w:r w:rsidR="00A14F03">
        <w:t>side pipe lines</w:t>
      </w:r>
    </w:p>
    <w:p w:rsidR="00F658CF" w:rsidRDefault="00F658CF" w:rsidP="00F658CF">
      <w:pPr>
        <w:pStyle w:val="ListParagraph"/>
        <w:numPr>
          <w:ilvl w:val="3"/>
          <w:numId w:val="162"/>
        </w:numPr>
      </w:pPr>
      <w:r>
        <w:t>secure files</w:t>
      </w:r>
    </w:p>
    <w:p w:rsidR="00F658CF" w:rsidRDefault="00F658CF" w:rsidP="00F658CF">
      <w:pPr>
        <w:pStyle w:val="ListParagraph"/>
        <w:numPr>
          <w:ilvl w:val="3"/>
          <w:numId w:val="162"/>
        </w:numPr>
      </w:pPr>
      <w:r>
        <w:t>variable groups</w:t>
      </w:r>
    </w:p>
    <w:p w:rsidR="00F658CF" w:rsidRDefault="00F658CF" w:rsidP="00F658CF">
      <w:pPr>
        <w:pStyle w:val="ListParagraph"/>
        <w:numPr>
          <w:ilvl w:val="3"/>
          <w:numId w:val="162"/>
        </w:numPr>
      </w:pPr>
      <w:r>
        <w:t>service connections</w:t>
      </w:r>
    </w:p>
    <w:p w:rsidR="00F658CF" w:rsidRDefault="00F658CF" w:rsidP="00F658CF">
      <w:pPr>
        <w:pStyle w:val="ListParagraph"/>
        <w:numPr>
          <w:ilvl w:val="3"/>
          <w:numId w:val="162"/>
        </w:numPr>
      </w:pPr>
      <w:r>
        <w:t>agent pools</w:t>
      </w:r>
    </w:p>
    <w:p w:rsidR="00F658CF" w:rsidRDefault="00F658CF" w:rsidP="00F658CF">
      <w:pPr>
        <w:pStyle w:val="ListParagraph"/>
        <w:numPr>
          <w:ilvl w:val="3"/>
          <w:numId w:val="162"/>
        </w:numPr>
      </w:pPr>
      <w:r>
        <w:t>other repositories</w:t>
      </w:r>
    </w:p>
    <w:p w:rsidR="00F658CF" w:rsidRDefault="00F658CF" w:rsidP="00F658CF">
      <w:pPr>
        <w:pStyle w:val="ListParagraph"/>
        <w:numPr>
          <w:ilvl w:val="3"/>
          <w:numId w:val="162"/>
        </w:numPr>
      </w:pPr>
      <w:r>
        <w:t>containers</w:t>
      </w:r>
    </w:p>
    <w:p w:rsidR="001320D2" w:rsidRDefault="001320D2" w:rsidP="001320D2">
      <w:pPr>
        <w:pStyle w:val="ListParagraph"/>
        <w:numPr>
          <w:ilvl w:val="2"/>
          <w:numId w:val="162"/>
        </w:numPr>
      </w:pPr>
      <w:r>
        <w:t>Templates</w:t>
      </w:r>
    </w:p>
    <w:p w:rsidR="00D65CE7" w:rsidRDefault="00D65CE7" w:rsidP="00D65CE7">
      <w:pPr>
        <w:pStyle w:val="ListParagraph"/>
        <w:numPr>
          <w:ilvl w:val="3"/>
          <w:numId w:val="162"/>
        </w:numPr>
      </w:pPr>
      <w:r>
        <w:t>Reusable logic</w:t>
      </w:r>
      <w:r w:rsidR="008820AB">
        <w:t xml:space="preserve"> </w:t>
      </w:r>
      <w:r w:rsidR="00420125">
        <w:t>as</w:t>
      </w:r>
      <w:r w:rsidR="008820AB">
        <w:t xml:space="preserve"> YAML </w:t>
      </w:r>
    </w:p>
    <w:p w:rsidR="00193AB5" w:rsidRDefault="00193AB5" w:rsidP="001320D2">
      <w:pPr>
        <w:pStyle w:val="ListParagraph"/>
        <w:numPr>
          <w:ilvl w:val="2"/>
          <w:numId w:val="162"/>
        </w:numPr>
      </w:pPr>
      <w:r>
        <w:t>Scripting</w:t>
      </w:r>
    </w:p>
    <w:p w:rsidR="00D65666" w:rsidRDefault="00D65666" w:rsidP="00D65666">
      <w:pPr>
        <w:pStyle w:val="ListParagraph"/>
        <w:numPr>
          <w:ilvl w:val="3"/>
          <w:numId w:val="162"/>
        </w:numPr>
      </w:pPr>
      <w:r>
        <w:t>Cross platform scripts</w:t>
      </w:r>
    </w:p>
    <w:p w:rsidR="00F557F0" w:rsidRDefault="00F557F0" w:rsidP="00F557F0">
      <w:pPr>
        <w:pStyle w:val="ListParagraph"/>
        <w:numPr>
          <w:ilvl w:val="2"/>
          <w:numId w:val="162"/>
        </w:numPr>
      </w:pPr>
      <w:r>
        <w:t>Library</w:t>
      </w:r>
    </w:p>
    <w:p w:rsidR="00F557F0" w:rsidRDefault="00F3185C" w:rsidP="00F557F0">
      <w:pPr>
        <w:pStyle w:val="ListParagraph"/>
        <w:numPr>
          <w:ilvl w:val="3"/>
          <w:numId w:val="162"/>
        </w:numPr>
      </w:pPr>
      <w:r>
        <w:t>Variable groups</w:t>
      </w:r>
    </w:p>
    <w:p w:rsidR="00595B85" w:rsidRDefault="00595B85" w:rsidP="00F557F0">
      <w:pPr>
        <w:pStyle w:val="ListParagraph"/>
        <w:numPr>
          <w:ilvl w:val="3"/>
          <w:numId w:val="162"/>
        </w:numPr>
      </w:pPr>
      <w:r>
        <w:t>Task Groups</w:t>
      </w:r>
    </w:p>
    <w:p w:rsidR="00595B85" w:rsidRPr="00F16B3E" w:rsidRDefault="00595B85" w:rsidP="00595B85">
      <w:pPr>
        <w:pStyle w:val="ListParagraph"/>
        <w:numPr>
          <w:ilvl w:val="4"/>
          <w:numId w:val="162"/>
        </w:numPr>
      </w:pPr>
      <w:r>
        <w:rPr>
          <w:rFonts w:ascii="Segoe UI" w:hAnsi="Segoe UI" w:cs="Segoe UI"/>
          <w:color w:val="000000"/>
          <w:shd w:val="clear" w:color="auto" w:fill="FFFFFF"/>
        </w:rPr>
        <w:t>Standardize and centrally manage deployment steps</w:t>
      </w:r>
    </w:p>
    <w:p w:rsidR="00F16B3E" w:rsidRPr="00FE0BBC" w:rsidRDefault="005406C7" w:rsidP="00F16B3E">
      <w:pPr>
        <w:pStyle w:val="ListParagraph"/>
        <w:numPr>
          <w:ilvl w:val="3"/>
          <w:numId w:val="162"/>
        </w:numPr>
      </w:pPr>
      <w:r>
        <w:rPr>
          <w:rFonts w:ascii="Segoe UI" w:hAnsi="Segoe UI" w:cs="Segoe UI"/>
          <w:color w:val="000000"/>
          <w:shd w:val="clear" w:color="auto" w:fill="FFFFFF"/>
        </w:rPr>
        <w:t xml:space="preserve">External </w:t>
      </w:r>
      <w:r w:rsidR="00F16B3E">
        <w:rPr>
          <w:rFonts w:ascii="Segoe UI" w:hAnsi="Segoe UI" w:cs="Segoe UI"/>
          <w:color w:val="000000"/>
          <w:shd w:val="clear" w:color="auto" w:fill="FFFFFF"/>
        </w:rPr>
        <w:t>Service Connections</w:t>
      </w:r>
    </w:p>
    <w:p w:rsidR="00FE0BBC" w:rsidRPr="000136A3" w:rsidRDefault="00FE0BBC" w:rsidP="00F16B3E">
      <w:pPr>
        <w:pStyle w:val="ListParagraph"/>
        <w:numPr>
          <w:ilvl w:val="3"/>
          <w:numId w:val="162"/>
        </w:numPr>
      </w:pPr>
      <w:r>
        <w:rPr>
          <w:rFonts w:ascii="Segoe UI" w:hAnsi="Segoe UI" w:cs="Segoe UI"/>
          <w:color w:val="000000"/>
          <w:shd w:val="clear" w:color="auto" w:fill="FFFFFF"/>
        </w:rPr>
        <w:t>Secure files</w:t>
      </w:r>
    </w:p>
    <w:p w:rsidR="000136A3" w:rsidRDefault="00920B09" w:rsidP="000136A3">
      <w:pPr>
        <w:pStyle w:val="ListParagraph"/>
        <w:numPr>
          <w:ilvl w:val="4"/>
          <w:numId w:val="162"/>
        </w:numPr>
      </w:pPr>
      <w:r>
        <w:rPr>
          <w:rFonts w:ascii="Segoe UI" w:hAnsi="Segoe UI" w:cs="Segoe UI"/>
          <w:color w:val="000000"/>
          <w:shd w:val="clear" w:color="auto" w:fill="FFFFFF"/>
        </w:rPr>
        <w:t>Security files</w:t>
      </w:r>
    </w:p>
    <w:p w:rsidR="005B2C0D" w:rsidRDefault="005B2C0D" w:rsidP="005B2C0D">
      <w:pPr>
        <w:pStyle w:val="ListParagraph"/>
        <w:numPr>
          <w:ilvl w:val="1"/>
          <w:numId w:val="162"/>
        </w:numPr>
      </w:pPr>
      <w:r>
        <w:t>Continuous Delivery implementation</w:t>
      </w:r>
    </w:p>
    <w:p w:rsidR="005B2C0D" w:rsidRDefault="005B2C0D" w:rsidP="005B2C0D">
      <w:pPr>
        <w:pStyle w:val="ListParagraph"/>
        <w:numPr>
          <w:ilvl w:val="1"/>
          <w:numId w:val="162"/>
        </w:numPr>
      </w:pPr>
      <w:r>
        <w:t>Considering all the factors continuous deployment will be employed</w:t>
      </w:r>
    </w:p>
    <w:p w:rsidR="005B2C0D" w:rsidRDefault="000E0785" w:rsidP="000E0785">
      <w:pPr>
        <w:ind w:left="720" w:hanging="360"/>
      </w:pPr>
      <w:r>
        <w:t xml:space="preserve">Infrastructure: </w:t>
      </w:r>
    </w:p>
    <w:p w:rsidR="000E0785" w:rsidRDefault="000E0785" w:rsidP="000E0785">
      <w:pPr>
        <w:pStyle w:val="ListParagraph"/>
        <w:numPr>
          <w:ilvl w:val="0"/>
          <w:numId w:val="163"/>
        </w:numPr>
      </w:pPr>
      <w:r>
        <w:t>Micro-service deployment .Net C# Code</w:t>
      </w:r>
    </w:p>
    <w:p w:rsidR="000E0785" w:rsidRDefault="000E0785" w:rsidP="000E0785">
      <w:pPr>
        <w:pStyle w:val="ListParagraph"/>
        <w:numPr>
          <w:ilvl w:val="1"/>
          <w:numId w:val="163"/>
        </w:numPr>
      </w:pPr>
      <w:r>
        <w:t>Service Fabric Clusters</w:t>
      </w:r>
    </w:p>
    <w:p w:rsidR="000E0785" w:rsidRDefault="002404F3" w:rsidP="000E0785">
      <w:pPr>
        <w:pStyle w:val="ListParagraph"/>
        <w:numPr>
          <w:ilvl w:val="0"/>
          <w:numId w:val="163"/>
        </w:numPr>
      </w:pPr>
      <w:r>
        <w:t>Angular Deployment</w:t>
      </w:r>
    </w:p>
    <w:p w:rsidR="002404F3" w:rsidRDefault="002404F3" w:rsidP="002404F3">
      <w:pPr>
        <w:pStyle w:val="ListParagraph"/>
        <w:numPr>
          <w:ilvl w:val="1"/>
          <w:numId w:val="163"/>
        </w:numPr>
      </w:pPr>
      <w:r>
        <w:t>CSR Deployment</w:t>
      </w:r>
    </w:p>
    <w:p w:rsidR="002404F3" w:rsidRDefault="002404F3" w:rsidP="002404F3">
      <w:pPr>
        <w:pStyle w:val="ListParagraph"/>
        <w:numPr>
          <w:ilvl w:val="2"/>
          <w:numId w:val="163"/>
        </w:numPr>
      </w:pPr>
      <w:r>
        <w:t>Hosted Blob Storage</w:t>
      </w:r>
    </w:p>
    <w:p w:rsidR="000842A9" w:rsidRDefault="000842A9" w:rsidP="00A40D87"/>
    <w:p w:rsidR="00A40D87" w:rsidRPr="00745AA4" w:rsidRDefault="00A40D87" w:rsidP="00A40D87">
      <w:pPr>
        <w:rPr>
          <w:b/>
        </w:rPr>
      </w:pPr>
      <w:r w:rsidRPr="00745AA4">
        <w:rPr>
          <w:b/>
        </w:rPr>
        <w:lastRenderedPageBreak/>
        <w:t>Service Fabric Clusters</w:t>
      </w:r>
    </w:p>
    <w:p w:rsidR="00AD4DF1" w:rsidRDefault="00423F5F" w:rsidP="008F388B">
      <w:pPr>
        <w:jc w:val="both"/>
      </w:pPr>
      <w:r w:rsidRPr="001B325E">
        <w:t>An application is a collection of constituent services that perform a certain function or functions. A service performs a complete and standalone function and can start and run independently of other services. A service is composed of code, configuration, and data. For each service, code consists of the executable binaries, configuration consists of service settings that can be loaded at run time, and data consists of arbitrary static data to be consumed by the service. Each component in this hierarchical application model can be versioned and upgraded independently.</w:t>
      </w:r>
    </w:p>
    <w:p w:rsidR="00AD4DF1" w:rsidRDefault="00AD4DF1" w:rsidP="00A40D87">
      <w:r>
        <w:rPr>
          <w:noProof/>
        </w:rPr>
        <w:drawing>
          <wp:inline distT="0" distB="0" distL="0" distR="0" wp14:anchorId="758A7B50" wp14:editId="1D8CA7D6">
            <wp:extent cx="5731510" cy="1678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8940"/>
                    </a:xfrm>
                    <a:prstGeom prst="rect">
                      <a:avLst/>
                    </a:prstGeom>
                  </pic:spPr>
                </pic:pic>
              </a:graphicData>
            </a:graphic>
          </wp:inline>
        </w:drawing>
      </w:r>
    </w:p>
    <w:p w:rsidR="00F560C8" w:rsidRDefault="00F560C8" w:rsidP="00A40D87">
      <w:r w:rsidRPr="001B325E">
        <w:t>There can be one or more instances of a service type active in the cluster. Replication essentially provides redundancy for the service to be available even if one node in a cluster fails. A partitioned service further divides its state (and access patterns to that state) across nodes in the cluster.</w:t>
      </w:r>
    </w:p>
    <w:p w:rsidR="00F560C8" w:rsidRPr="00935D33" w:rsidRDefault="00F560C8" w:rsidP="00870FCF">
      <w:pPr>
        <w:jc w:val="center"/>
      </w:pPr>
      <w:r>
        <w:rPr>
          <w:noProof/>
        </w:rPr>
        <w:drawing>
          <wp:inline distT="0" distB="0" distL="0" distR="0" wp14:anchorId="4FF47E8F" wp14:editId="71A804DE">
            <wp:extent cx="398145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2981325"/>
                    </a:xfrm>
                    <a:prstGeom prst="rect">
                      <a:avLst/>
                    </a:prstGeom>
                  </pic:spPr>
                </pic:pic>
              </a:graphicData>
            </a:graphic>
          </wp:inline>
        </w:drawing>
      </w:r>
    </w:p>
    <w:p w:rsidR="00303FF0" w:rsidRDefault="00303FF0"/>
    <w:p w:rsidR="00303FF0" w:rsidRPr="00303FF0" w:rsidRDefault="00303FF0" w:rsidP="00303FF0">
      <w:pPr>
        <w:shd w:val="clear" w:color="auto" w:fill="FFFFFF"/>
        <w:spacing w:before="100" w:beforeAutospacing="1" w:after="0" w:line="240" w:lineRule="auto"/>
      </w:pPr>
      <w:r w:rsidRPr="00303FF0">
        <w:t>Scaling in Service Fabric is accomplished</w:t>
      </w:r>
      <w:r w:rsidRPr="001B325E">
        <w:t xml:space="preserve"> by</w:t>
      </w:r>
      <w:r w:rsidRPr="00303FF0">
        <w:t>:</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stateless service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creating or removing new named application instances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partitioned services</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adding and removing nodes from the cluster</w:t>
      </w:r>
    </w:p>
    <w:p w:rsidR="00303FF0" w:rsidRPr="00303FF0" w:rsidRDefault="00303FF0" w:rsidP="00303FF0">
      <w:pPr>
        <w:numPr>
          <w:ilvl w:val="0"/>
          <w:numId w:val="164"/>
        </w:numPr>
        <w:shd w:val="clear" w:color="auto" w:fill="FFFFFF"/>
        <w:spacing w:before="100" w:beforeAutospacing="1" w:after="100" w:afterAutospacing="1" w:line="240" w:lineRule="auto"/>
        <w:ind w:left="570"/>
      </w:pPr>
      <w:r w:rsidRPr="00303FF0">
        <w:t>Scaling by using Cluster Resource Manager metrics</w:t>
      </w:r>
    </w:p>
    <w:p w:rsidR="00C464B7" w:rsidRPr="001B325E" w:rsidRDefault="00C464B7" w:rsidP="00C464B7">
      <w:r w:rsidRPr="001B325E">
        <w:lastRenderedPageBreak/>
        <w:t>Creating a stateless service requires defining an InstanceCount. The instance count defines the number of instances of the stateless service's application logic that should be running in the cluster. Increasing the number of instances is the recommended way of scaling out a stateless service.</w:t>
      </w:r>
    </w:p>
    <w:p w:rsidR="00F41E9E" w:rsidRPr="001B325E" w:rsidRDefault="00C464B7" w:rsidP="00C464B7">
      <w:r w:rsidRPr="001B325E">
        <w:t>When an instance of a stateless named-service fails, a new instance is created on an eligible node in the cluster. For example, a stateless serv</w:t>
      </w:r>
      <w:r w:rsidR="00655B82" w:rsidRPr="001B325E">
        <w:t>ice instance might fail on Node X and be re-created on Node Y</w:t>
      </w:r>
      <w:r w:rsidRPr="001B325E">
        <w:t>.</w:t>
      </w:r>
    </w:p>
    <w:p w:rsidR="002E4CD6" w:rsidRPr="008F388B" w:rsidRDefault="002E4CD6" w:rsidP="002E4CD6">
      <w:pPr>
        <w:rPr>
          <w:b/>
        </w:rPr>
      </w:pPr>
      <w:r w:rsidRPr="008F388B">
        <w:rPr>
          <w:b/>
        </w:rPr>
        <w:t>Hosted Blob Storage</w:t>
      </w:r>
      <w:r w:rsidR="00BC4742" w:rsidRPr="008F388B">
        <w:rPr>
          <w:b/>
        </w:rPr>
        <w:t xml:space="preserve"> (CSR)</w:t>
      </w:r>
    </w:p>
    <w:p w:rsidR="00BF2AF8" w:rsidRPr="00BF2AF8" w:rsidRDefault="001B325E" w:rsidP="00BF2AF8">
      <w:pPr>
        <w:shd w:val="clear" w:color="auto" w:fill="FFFFFF"/>
        <w:spacing w:before="100" w:beforeAutospacing="1" w:after="0" w:line="240" w:lineRule="auto"/>
      </w:pPr>
      <w:r>
        <w:t>D</w:t>
      </w:r>
      <w:r w:rsidR="00BF2AF8" w:rsidRPr="00BF2AF8">
        <w:t>efault file and optionally custom 404 page</w:t>
      </w:r>
      <w:r>
        <w:t xml:space="preserve"> will </w:t>
      </w:r>
      <w:r w:rsidR="00D37AA4">
        <w:t xml:space="preserve">need to </w:t>
      </w:r>
      <w:r>
        <w:t>be specified</w:t>
      </w:r>
      <w:r w:rsidR="00BF2AF8" w:rsidRPr="00BF2AF8">
        <w:t>. As the feature is enabled, a container named </w:t>
      </w:r>
      <w:r w:rsidR="00BF2AF8" w:rsidRPr="001B325E">
        <w:t>$web</w:t>
      </w:r>
      <w:r w:rsidR="00BF2AF8" w:rsidRPr="00BF2AF8">
        <w:t> is created if it doesn't already exist.</w:t>
      </w:r>
    </w:p>
    <w:p w:rsidR="00BF2AF8" w:rsidRPr="00BF2AF8" w:rsidRDefault="00BF2AF8" w:rsidP="00BF2AF8">
      <w:pPr>
        <w:shd w:val="clear" w:color="auto" w:fill="FFFFFF"/>
        <w:spacing w:before="100" w:beforeAutospacing="1" w:after="0" w:line="240" w:lineRule="auto"/>
      </w:pPr>
      <w:r w:rsidRPr="00BF2AF8">
        <w:t>Files in the </w:t>
      </w:r>
      <w:r w:rsidRPr="001B325E">
        <w:t>$web</w:t>
      </w:r>
      <w:r w:rsidRPr="00BF2AF8">
        <w:t> container are:</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served through anonymous access requests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only available through object read operations</w:t>
      </w:r>
    </w:p>
    <w:p w:rsidR="00BF2AF8" w:rsidRPr="00BF2AF8" w:rsidRDefault="00BF2AF8" w:rsidP="00BF2AF8">
      <w:pPr>
        <w:numPr>
          <w:ilvl w:val="0"/>
          <w:numId w:val="165"/>
        </w:numPr>
        <w:shd w:val="clear" w:color="auto" w:fill="FFFFFF"/>
        <w:spacing w:before="100" w:beforeAutospacing="1" w:after="100" w:afterAutospacing="1" w:line="240" w:lineRule="auto"/>
        <w:ind w:left="570"/>
      </w:pPr>
      <w:r w:rsidRPr="00BF2AF8">
        <w:t>case-sensitive</w:t>
      </w:r>
    </w:p>
    <w:p w:rsidR="0060448B" w:rsidRDefault="00BF2AF8" w:rsidP="009D2601">
      <w:pPr>
        <w:numPr>
          <w:ilvl w:val="0"/>
          <w:numId w:val="165"/>
        </w:numPr>
        <w:shd w:val="clear" w:color="auto" w:fill="FFFFFF"/>
        <w:spacing w:before="100" w:beforeAutospacing="1" w:after="100" w:afterAutospacing="1" w:line="240" w:lineRule="auto"/>
        <w:ind w:left="570"/>
      </w:pPr>
      <w:r w:rsidRPr="00BF2AF8">
        <w:t>available to the pu</w:t>
      </w:r>
      <w:r w:rsidR="009D2601">
        <w:t xml:space="preserve">blic web per settings </w:t>
      </w:r>
      <w:r w:rsidR="009A0957">
        <w:t>specified</w:t>
      </w:r>
    </w:p>
    <w:p w:rsidR="0005654A" w:rsidRDefault="0005654A" w:rsidP="0005654A">
      <w:pPr>
        <w:pStyle w:val="Heading1"/>
        <w:numPr>
          <w:ilvl w:val="0"/>
          <w:numId w:val="7"/>
        </w:numPr>
        <w:suppressAutoHyphens/>
        <w:spacing w:before="480" w:after="0" w:line="276" w:lineRule="auto"/>
      </w:pPr>
      <w:bookmarkStart w:id="69" w:name="_Toc2613573"/>
      <w:r>
        <w:t xml:space="preserve">Microservice </w:t>
      </w:r>
      <w:r w:rsidR="00AD097F">
        <w:t>Technical</w:t>
      </w:r>
      <w:r>
        <w:t xml:space="preserve"> Architecture</w:t>
      </w:r>
      <w:bookmarkEnd w:id="69"/>
    </w:p>
    <w:p w:rsidR="0047695D" w:rsidRDefault="0047695D" w:rsidP="00014EBE">
      <w:pPr>
        <w:shd w:val="clear" w:color="auto" w:fill="FFFFFF"/>
        <w:spacing w:before="100" w:beforeAutospacing="1" w:after="100" w:afterAutospacing="1" w:line="240" w:lineRule="auto"/>
        <w:ind w:left="210"/>
        <w:jc w:val="both"/>
      </w:pPr>
      <w:r>
        <w:t xml:space="preserve">The overall source project structures for micro services and angular based front are depicted below. The non-functional requirements like logging, exceptional handling will be implemented during the development phase. </w:t>
      </w:r>
      <w:r w:rsidR="00014EBE">
        <w:t>The exiting ng npm modules will be employed to achieve the same in the Angular. For Microservices nLog and applic</w:t>
      </w:r>
      <w:r w:rsidR="00994630">
        <w:t xml:space="preserve">ation insight will be employed along with generic custom exception handling for error handling. </w:t>
      </w:r>
    </w:p>
    <w:p w:rsidR="004A0D49" w:rsidRDefault="004A0D49" w:rsidP="00014EBE">
      <w:pPr>
        <w:shd w:val="clear" w:color="auto" w:fill="FFFFFF"/>
        <w:spacing w:before="100" w:beforeAutospacing="1" w:after="100" w:afterAutospacing="1" w:line="240" w:lineRule="auto"/>
        <w:ind w:left="210"/>
        <w:jc w:val="both"/>
      </w:pPr>
      <w:r>
        <w:t>Data security will be achieved using the Azure service</w:t>
      </w:r>
      <w:r w:rsidR="00CE1BEF">
        <w:t>s for data at rest and transit.</w:t>
      </w:r>
      <w:r w:rsidR="00A94858">
        <w:t xml:space="preserve"> Data at rest will be employed using Azure’s Service encryption using service managed keys. </w:t>
      </w:r>
      <w:r w:rsidR="001C7FCF">
        <w:t xml:space="preserve">Data in transit will be implemented using the best practices suggested by Azure. </w:t>
      </w:r>
    </w:p>
    <w:p w:rsidR="009C00FC" w:rsidRDefault="009C00FC" w:rsidP="00014EBE">
      <w:pPr>
        <w:shd w:val="clear" w:color="auto" w:fill="FFFFFF"/>
        <w:spacing w:before="100" w:beforeAutospacing="1" w:after="100" w:afterAutospacing="1" w:line="240" w:lineRule="auto"/>
        <w:ind w:left="210"/>
        <w:jc w:val="both"/>
      </w:pPr>
      <w:r>
        <w:t>Azure services will be utilized to achieve the data storage, cloud SQL and caching services.</w:t>
      </w:r>
      <w:r w:rsidR="00EB659C">
        <w:t xml:space="preserve"> The other factors considered are below: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Configuration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Performance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Flexibility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 xml:space="preserve">Disaster recovery </w:t>
      </w:r>
    </w:p>
    <w:p w:rsidR="0047695D" w:rsidRPr="0047695D" w:rsidRDefault="0047695D" w:rsidP="0047695D">
      <w:pPr>
        <w:numPr>
          <w:ilvl w:val="0"/>
          <w:numId w:val="165"/>
        </w:numPr>
        <w:shd w:val="clear" w:color="auto" w:fill="FFFFFF"/>
        <w:spacing w:before="100" w:beforeAutospacing="1" w:after="100" w:afterAutospacing="1" w:line="240" w:lineRule="auto"/>
        <w:ind w:left="570"/>
      </w:pPr>
      <w:r w:rsidRPr="0047695D">
        <w:t>Accessibility</w:t>
      </w:r>
    </w:p>
    <w:p w:rsidR="0047695D" w:rsidRPr="0047695D" w:rsidRDefault="0047695D" w:rsidP="0047695D"/>
    <w:p w:rsidR="0005654A" w:rsidRDefault="0005654A" w:rsidP="0005654A"/>
    <w:p w:rsidR="0005654A" w:rsidRDefault="0005654A" w:rsidP="0005654A">
      <w:pPr>
        <w:rPr>
          <w:noProof/>
        </w:rPr>
      </w:pPr>
    </w:p>
    <w:p w:rsidR="0005654A" w:rsidRDefault="0005654A" w:rsidP="0005654A">
      <w:pPr>
        <w:rPr>
          <w:noProof/>
        </w:rPr>
      </w:pPr>
    </w:p>
    <w:p w:rsidR="0005654A" w:rsidRDefault="0005654A" w:rsidP="0005654A">
      <w:pPr>
        <w:rPr>
          <w:noProof/>
        </w:rPr>
      </w:pPr>
    </w:p>
    <w:p w:rsidR="0005654A" w:rsidRDefault="0005654A" w:rsidP="0005654A">
      <w:pPr>
        <w:tabs>
          <w:tab w:val="left" w:pos="7515"/>
        </w:tabs>
        <w:rPr>
          <w:noProof/>
        </w:rPr>
      </w:pPr>
      <w:r>
        <w:rPr>
          <w:noProof/>
        </w:rPr>
        <w:lastRenderedPageBreak/>
        <w:drawing>
          <wp:inline distT="0" distB="0" distL="0" distR="0" wp14:anchorId="5F3D3FF0" wp14:editId="6EF2F1EB">
            <wp:extent cx="3657600" cy="4714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4714875"/>
                    </a:xfrm>
                    <a:prstGeom prst="rect">
                      <a:avLst/>
                    </a:prstGeom>
                  </pic:spPr>
                </pic:pic>
              </a:graphicData>
            </a:graphic>
          </wp:inline>
        </w:drawing>
      </w:r>
      <w:r>
        <w:rPr>
          <w:noProof/>
        </w:rPr>
        <w:tab/>
      </w:r>
    </w:p>
    <w:p w:rsidR="0005654A" w:rsidRDefault="0005654A" w:rsidP="0005654A">
      <w:pPr>
        <w:rPr>
          <w:noProof/>
        </w:rPr>
      </w:pPr>
    </w:p>
    <w:p w:rsidR="0005654A" w:rsidRDefault="0005654A" w:rsidP="0005654A">
      <w:pPr>
        <w:rPr>
          <w:noProof/>
        </w:rPr>
      </w:pPr>
      <w:r>
        <w:rPr>
          <w:noProof/>
        </w:rPr>
        <w:lastRenderedPageBreak/>
        <w:drawing>
          <wp:inline distT="0" distB="0" distL="0" distR="0" wp14:anchorId="6D67C9D3" wp14:editId="5C4F57A2">
            <wp:extent cx="362902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4714875"/>
                    </a:xfrm>
                    <a:prstGeom prst="rect">
                      <a:avLst/>
                    </a:prstGeom>
                  </pic:spPr>
                </pic:pic>
              </a:graphicData>
            </a:graphic>
          </wp:inline>
        </w:drawing>
      </w:r>
    </w:p>
    <w:p w:rsidR="0005654A" w:rsidRDefault="002071C8" w:rsidP="0005654A">
      <w:pPr>
        <w:rPr>
          <w:noProof/>
        </w:rPr>
      </w:pPr>
      <w:r>
        <w:rPr>
          <w:noProof/>
        </w:rPr>
        <w:drawing>
          <wp:inline distT="0" distB="0" distL="0" distR="0" wp14:anchorId="3D2638AD" wp14:editId="720944E4">
            <wp:extent cx="3695700"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1552575"/>
                    </a:xfrm>
                    <a:prstGeom prst="rect">
                      <a:avLst/>
                    </a:prstGeom>
                  </pic:spPr>
                </pic:pic>
              </a:graphicData>
            </a:graphic>
          </wp:inline>
        </w:drawing>
      </w:r>
    </w:p>
    <w:p w:rsidR="00224B1D" w:rsidRDefault="00224B1D" w:rsidP="0005654A">
      <w:pPr>
        <w:rPr>
          <w:noProof/>
        </w:rPr>
      </w:pPr>
      <w:r>
        <w:rPr>
          <w:noProof/>
        </w:rPr>
        <w:drawing>
          <wp:inline distT="0" distB="0" distL="0" distR="0" wp14:anchorId="14AE66B4" wp14:editId="736D130D">
            <wp:extent cx="3562350" cy="1238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1238250"/>
                    </a:xfrm>
                    <a:prstGeom prst="rect">
                      <a:avLst/>
                    </a:prstGeom>
                  </pic:spPr>
                </pic:pic>
              </a:graphicData>
            </a:graphic>
          </wp:inline>
        </w:drawing>
      </w:r>
    </w:p>
    <w:p w:rsidR="003C34FE" w:rsidRDefault="003C34FE">
      <w:pPr>
        <w:rPr>
          <w:rFonts w:asciiTheme="majorHAnsi" w:eastAsiaTheme="majorEastAsia" w:hAnsiTheme="majorHAnsi" w:cstheme="majorBidi"/>
          <w:b/>
          <w:bCs/>
          <w:color w:val="365F91" w:themeColor="accent1" w:themeShade="BF"/>
          <w:sz w:val="28"/>
          <w:szCs w:val="28"/>
        </w:rPr>
      </w:pPr>
      <w:r>
        <w:br w:type="page"/>
      </w:r>
    </w:p>
    <w:p w:rsidR="0005654A" w:rsidRDefault="00DA52F1" w:rsidP="0005654A">
      <w:pPr>
        <w:pStyle w:val="Heading1"/>
        <w:numPr>
          <w:ilvl w:val="0"/>
          <w:numId w:val="7"/>
        </w:numPr>
        <w:suppressAutoHyphens/>
        <w:spacing w:before="480" w:after="0" w:line="276" w:lineRule="auto"/>
      </w:pPr>
      <w:bookmarkStart w:id="70" w:name="_Toc2613574"/>
      <w:r>
        <w:lastRenderedPageBreak/>
        <w:t>Frontend</w:t>
      </w:r>
      <w:r w:rsidR="0005654A">
        <w:t xml:space="preserve"> </w:t>
      </w:r>
      <w:r w:rsidR="00AD097F">
        <w:t>Technical</w:t>
      </w:r>
      <w:r w:rsidR="0005654A">
        <w:t xml:space="preserve"> Architecture</w:t>
      </w:r>
      <w:bookmarkEnd w:id="70"/>
    </w:p>
    <w:p w:rsidR="006A656D" w:rsidRDefault="006A656D" w:rsidP="006A656D"/>
    <w:p w:rsidR="006A656D" w:rsidRPr="006A656D" w:rsidRDefault="00AD097F" w:rsidP="006A656D">
      <w:r>
        <w:rPr>
          <w:noProof/>
        </w:rPr>
        <w:drawing>
          <wp:inline distT="0" distB="0" distL="0" distR="0">
            <wp:extent cx="5731510" cy="62083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_Src_Structure (4).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6208395"/>
                    </a:xfrm>
                    <a:prstGeom prst="rect">
                      <a:avLst/>
                    </a:prstGeom>
                  </pic:spPr>
                </pic:pic>
              </a:graphicData>
            </a:graphic>
          </wp:inline>
        </w:drawing>
      </w:r>
    </w:p>
    <w:p w:rsidR="0005654A" w:rsidRDefault="0005654A" w:rsidP="0005654A">
      <w:pPr>
        <w:rPr>
          <w:noProof/>
        </w:rPr>
      </w:pPr>
    </w:p>
    <w:p w:rsidR="0005654A" w:rsidRPr="0005654A" w:rsidRDefault="0005654A" w:rsidP="0005654A"/>
    <w:p w:rsidR="0005654A" w:rsidRPr="009D2601" w:rsidRDefault="0005654A" w:rsidP="0005654A">
      <w:pPr>
        <w:shd w:val="clear" w:color="auto" w:fill="FFFFFF"/>
        <w:spacing w:before="100" w:beforeAutospacing="1" w:after="100" w:afterAutospacing="1" w:line="240" w:lineRule="auto"/>
      </w:pPr>
    </w:p>
    <w:p w:rsidR="00BF2AF8" w:rsidRDefault="00BF2AF8">
      <w:pPr>
        <w:rPr>
          <w:rFonts w:asciiTheme="majorHAnsi" w:eastAsiaTheme="majorEastAsia" w:hAnsiTheme="majorHAnsi" w:cstheme="majorBidi"/>
          <w:b/>
          <w:bCs/>
          <w:color w:val="365F91" w:themeColor="accent1" w:themeShade="BF"/>
          <w:sz w:val="28"/>
          <w:szCs w:val="28"/>
        </w:rPr>
      </w:pPr>
      <w:r>
        <w:br w:type="page"/>
      </w:r>
    </w:p>
    <w:p w:rsidR="00A1175C" w:rsidRDefault="00A1175C" w:rsidP="00BD2F2D">
      <w:pPr>
        <w:pStyle w:val="Heading1"/>
        <w:numPr>
          <w:ilvl w:val="0"/>
          <w:numId w:val="7"/>
        </w:numPr>
        <w:suppressAutoHyphens/>
        <w:spacing w:before="480" w:after="0" w:line="276" w:lineRule="auto"/>
      </w:pPr>
      <w:bookmarkStart w:id="71" w:name="_Toc2613575"/>
      <w:r w:rsidRPr="0071675C">
        <w:lastRenderedPageBreak/>
        <w:t>Features</w:t>
      </w:r>
      <w:bookmarkEnd w:id="67"/>
      <w:bookmarkEnd w:id="71"/>
    </w:p>
    <w:p w:rsidR="007F6C0E" w:rsidRDefault="004F2A67" w:rsidP="007D6E4E">
      <w:pPr>
        <w:pStyle w:val="Heading2"/>
      </w:pPr>
      <w:bookmarkStart w:id="72" w:name="_Toc2613576"/>
      <w:bookmarkStart w:id="73" w:name="_Toc514762917"/>
      <w:r>
        <w:t>Login</w:t>
      </w:r>
      <w:bookmarkEnd w:id="72"/>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 xml:space="preserve">Access Token: </w:t>
      </w:r>
    </w:p>
    <w:p w:rsidR="005511CF" w:rsidRP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Can be of any format that the Auth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sidRPr="005511CF">
        <w:rPr>
          <w:rFonts w:ascii="Calibri" w:hAnsi="Calibri" w:cs="Calibri"/>
          <w:color w:val="000000"/>
          <w:lang w:val="en"/>
        </w:rPr>
        <w:t>May have information decodeable by the clients.</w:t>
      </w:r>
    </w:p>
    <w:p w:rsidR="005511CF" w:rsidRPr="005511CF" w:rsidRDefault="005511CF" w:rsidP="005511CF">
      <w:pPr>
        <w:rPr>
          <w:rFonts w:ascii="Calibri" w:hAnsi="Calibri" w:cs="Calibri"/>
          <w:b/>
          <w:color w:val="000000"/>
          <w:sz w:val="24"/>
          <w:szCs w:val="24"/>
          <w:lang w:val="en"/>
        </w:rPr>
      </w:pPr>
      <w:r w:rsidRPr="005511CF">
        <w:rPr>
          <w:rFonts w:ascii="Calibri" w:hAnsi="Calibri" w:cs="Calibri"/>
          <w:b/>
          <w:color w:val="000000"/>
          <w:sz w:val="24"/>
          <w:szCs w:val="24"/>
          <w:lang w:val="en"/>
        </w:rPr>
        <w:t>Refresh Token:</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Can be of any format that the Auth Server likes</w:t>
      </w:r>
    </w:p>
    <w:p w:rsidR="005511CF" w:rsidRDefault="005511CF" w:rsidP="005511CF">
      <w:pPr>
        <w:pStyle w:val="NormalWeb"/>
        <w:numPr>
          <w:ilvl w:val="0"/>
          <w:numId w:val="148"/>
        </w:numPr>
        <w:spacing w:before="100" w:beforeAutospacing="1" w:after="115"/>
        <w:rPr>
          <w:rFonts w:ascii="Calibri" w:hAnsi="Calibri" w:cs="Calibri"/>
          <w:color w:val="000000"/>
          <w:lang w:val="en"/>
        </w:rPr>
      </w:pPr>
      <w:r>
        <w:rPr>
          <w:rFonts w:ascii="Calibri" w:hAnsi="Calibri" w:cs="Calibri"/>
          <w:color w:val="000000"/>
          <w:lang w:val="en"/>
        </w:rPr>
        <w:t>MUST NOT have information readable by the clinets.</w:t>
      </w:r>
    </w:p>
    <w:p w:rsidR="005511CF" w:rsidRPr="005511CF" w:rsidRDefault="005511CF" w:rsidP="005511CF">
      <w:pPr>
        <w:pStyle w:val="NormalWeb"/>
        <w:spacing w:before="100" w:beforeAutospacing="1" w:after="115"/>
        <w:rPr>
          <w:rFonts w:ascii="Calibri" w:hAnsi="Calibri" w:cs="Calibri"/>
          <w:b/>
          <w:color w:val="000000"/>
          <w:lang w:val="en"/>
        </w:rPr>
      </w:pPr>
      <w:r w:rsidRPr="005511CF">
        <w:rPr>
          <w:rFonts w:ascii="Calibri" w:hAnsi="Calibri" w:cs="Calibri"/>
          <w:b/>
          <w:color w:val="000000"/>
          <w:lang w:val="en"/>
        </w:rPr>
        <w:t>JWT: Set of claims</w:t>
      </w:r>
      <w:r w:rsidR="00A97AE0">
        <w:rPr>
          <w:rFonts w:ascii="Calibri" w:hAnsi="Calibri" w:cs="Calibri"/>
          <w:b/>
          <w:color w:val="000000"/>
          <w:lang w:val="en"/>
        </w:rPr>
        <w:t xml:space="preserve"> </w:t>
      </w:r>
      <w:r w:rsidRPr="005511CF">
        <w:rPr>
          <w:rFonts w:ascii="Calibri" w:hAnsi="Calibri" w:cs="Calibri"/>
          <w:b/>
          <w:color w:val="000000"/>
          <w:lang w:val="en"/>
        </w:rPr>
        <w:t>(Protected information) encoded in a json object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Claims maybe digitally signed and/or encrypted (why would you not?)</w:t>
      </w:r>
    </w:p>
    <w:p w:rsidR="005511CF" w:rsidRDefault="005511CF" w:rsidP="005511CF">
      <w:pPr>
        <w:pStyle w:val="NormalWeb"/>
        <w:spacing w:before="100" w:beforeAutospacing="1" w:after="115"/>
        <w:rPr>
          <w:rFonts w:ascii="Calibri" w:hAnsi="Calibri" w:cs="Calibri"/>
          <w:color w:val="000000"/>
          <w:lang w:val="en"/>
        </w:rPr>
      </w:pPr>
      <w:r>
        <w:rPr>
          <w:rFonts w:ascii="Calibri" w:hAnsi="Calibri" w:cs="Calibri"/>
          <w:color w:val="000000"/>
          <w:lang w:val="en"/>
        </w:rPr>
        <w:t>Full form JSON Web token.</w:t>
      </w:r>
    </w:p>
    <w:p w:rsidR="00CA7B9B" w:rsidRPr="00CA7B9B" w:rsidRDefault="00CA7B9B" w:rsidP="00CA7B9B">
      <w:pPr>
        <w:pStyle w:val="Heading3"/>
      </w:pPr>
      <w:r w:rsidRPr="00CA7B9B">
        <w:t>Approach:</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Access Token - Use a public/private key pair</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Others would like to decode your token.</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Public Key should be accessible to all intereseted.</w:t>
      </w:r>
    </w:p>
    <w:p w:rsidR="00CA7B9B" w:rsidRDefault="00CA7B9B" w:rsidP="00CA7B9B">
      <w:pPr>
        <w:pStyle w:val="NormalWeb"/>
        <w:spacing w:before="100" w:beforeAutospacing="1" w:after="115"/>
        <w:rPr>
          <w:rFonts w:ascii="Calibri" w:hAnsi="Calibri" w:cs="Calibri"/>
          <w:color w:val="000000"/>
          <w:lang w:val="en"/>
        </w:rPr>
      </w:pPr>
      <w:r>
        <w:rPr>
          <w:rFonts w:ascii="Calibri" w:hAnsi="Calibri" w:cs="Calibri"/>
          <w:color w:val="000000"/>
          <w:lang w:val="en"/>
        </w:rPr>
        <w:t>Refresh Token – Use a private/Secret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MUST be encrypted using a salt or a private key.</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Public key of refresh token should not be queryable.</w:t>
      </w:r>
    </w:p>
    <w:p w:rsidR="00CA7B9B" w:rsidRDefault="00CA7B9B" w:rsidP="00CA7B9B">
      <w:pPr>
        <w:pStyle w:val="NormalWeb"/>
        <w:numPr>
          <w:ilvl w:val="0"/>
          <w:numId w:val="158"/>
        </w:numPr>
        <w:spacing w:before="100" w:beforeAutospacing="1" w:after="115"/>
        <w:rPr>
          <w:rFonts w:ascii="Calibri" w:hAnsi="Calibri" w:cs="Calibri"/>
          <w:color w:val="000000"/>
          <w:lang w:val="en"/>
        </w:rPr>
      </w:pPr>
      <w:r>
        <w:rPr>
          <w:rFonts w:ascii="Calibri" w:hAnsi="Calibri" w:cs="Calibri"/>
          <w:color w:val="000000"/>
          <w:lang w:val="en"/>
        </w:rPr>
        <w:t>WHY? Refresh token is used to generate an acess token</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No Info useful in it, except for the Auth Server</w:t>
      </w:r>
    </w:p>
    <w:p w:rsidR="00CA7B9B" w:rsidRDefault="00CA7B9B" w:rsidP="00CA7B9B">
      <w:pPr>
        <w:pStyle w:val="NormalWeb"/>
        <w:numPr>
          <w:ilvl w:val="0"/>
          <w:numId w:val="159"/>
        </w:numPr>
        <w:spacing w:before="100" w:beforeAutospacing="1" w:after="115"/>
        <w:rPr>
          <w:rFonts w:ascii="Calibri" w:hAnsi="Calibri" w:cs="Calibri"/>
          <w:color w:val="000000"/>
          <w:lang w:val="en"/>
        </w:rPr>
      </w:pPr>
      <w:r>
        <w:rPr>
          <w:rFonts w:ascii="Calibri" w:hAnsi="Calibri" w:cs="Calibri"/>
          <w:color w:val="000000"/>
          <w:lang w:val="en"/>
        </w:rPr>
        <w:t>Only Auth Server should decode refresh key.</w:t>
      </w:r>
    </w:p>
    <w:p w:rsidR="00CA7B9B" w:rsidRPr="005511CF" w:rsidRDefault="00CA7B9B" w:rsidP="005511CF">
      <w:pPr>
        <w:pStyle w:val="NormalWeb"/>
        <w:spacing w:before="100" w:beforeAutospacing="1" w:after="115"/>
        <w:rPr>
          <w:rFonts w:ascii="Calibri" w:hAnsi="Calibri" w:cs="Calibri"/>
          <w:color w:val="000000"/>
          <w:lang w:val="en"/>
        </w:rPr>
      </w:pPr>
    </w:p>
    <w:p w:rsidR="00B155CC" w:rsidRDefault="00B155CC" w:rsidP="00BD2F2D">
      <w:pPr>
        <w:pStyle w:val="Heading3"/>
      </w:pPr>
      <w:r>
        <w:lastRenderedPageBreak/>
        <w:t>Purpose</w:t>
      </w:r>
    </w:p>
    <w:p w:rsidR="00CA7B9B" w:rsidRPr="00CA7B9B" w:rsidRDefault="00CA7B9B" w:rsidP="00CA7B9B">
      <w:r>
        <w:rPr>
          <w:noProof/>
        </w:rPr>
        <w:drawing>
          <wp:inline distT="0" distB="0" distL="0" distR="0" wp14:anchorId="7276E54A" wp14:editId="3359D7D7">
            <wp:extent cx="5731510" cy="17265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26565"/>
                    </a:xfrm>
                    <a:prstGeom prst="rect">
                      <a:avLst/>
                    </a:prstGeom>
                  </pic:spPr>
                </pic:pic>
              </a:graphicData>
            </a:graphic>
          </wp:inline>
        </w:drawing>
      </w:r>
    </w:p>
    <w:p w:rsidR="004F6552" w:rsidRDefault="004F6552" w:rsidP="004F6552">
      <w:pPr>
        <w:pStyle w:val="Heading3"/>
      </w:pPr>
      <w:r>
        <w:t>Sequence Diagram</w:t>
      </w:r>
    </w:p>
    <w:p w:rsidR="009163B6" w:rsidRPr="009163B6" w:rsidRDefault="009163B6" w:rsidP="009163B6"/>
    <w:p w:rsidR="007F6C0E" w:rsidRPr="007F6C0E" w:rsidRDefault="005511CF" w:rsidP="007F6C0E">
      <w:r>
        <w:rPr>
          <w:noProof/>
        </w:rPr>
        <w:drawing>
          <wp:inline distT="0" distB="0" distL="0" distR="0" wp14:anchorId="14CD07AB" wp14:editId="756B93A0">
            <wp:extent cx="6260242" cy="29622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8427" cy="2966148"/>
                    </a:xfrm>
                    <a:prstGeom prst="rect">
                      <a:avLst/>
                    </a:prstGeom>
                  </pic:spPr>
                </pic:pic>
              </a:graphicData>
            </a:graphic>
          </wp:inline>
        </w:drawing>
      </w:r>
    </w:p>
    <w:p w:rsidR="007F6C0E" w:rsidRPr="007F6C0E" w:rsidRDefault="007F6C0E" w:rsidP="007F6C0E"/>
    <w:p w:rsidR="00210780" w:rsidRDefault="00210780">
      <w:r>
        <w:br w:type="page"/>
      </w:r>
    </w:p>
    <w:p w:rsidR="001C3BF3" w:rsidRDefault="00B53E01" w:rsidP="007D6E4E">
      <w:pPr>
        <w:pStyle w:val="Heading3"/>
      </w:pPr>
      <w:bookmarkStart w:id="74" w:name="_Toc514762919"/>
      <w:bookmarkEnd w:id="73"/>
      <w:r>
        <w:lastRenderedPageBreak/>
        <w:t>Low level architecture</w:t>
      </w:r>
    </w:p>
    <w:p w:rsidR="006E677E" w:rsidRDefault="006E677E" w:rsidP="006E677E"/>
    <w:p w:rsidR="006E677E" w:rsidRPr="006E677E" w:rsidRDefault="006E677E" w:rsidP="006E677E"/>
    <w:p w:rsidR="009163B6" w:rsidRPr="009163B6" w:rsidRDefault="009163B6" w:rsidP="009163B6"/>
    <w:p w:rsidR="00527A38" w:rsidRDefault="00527A38" w:rsidP="00527A38">
      <w:r>
        <w:rPr>
          <w:noProof/>
        </w:rPr>
        <w:drawing>
          <wp:inline distT="0" distB="0" distL="0" distR="0" wp14:anchorId="501C236A" wp14:editId="535101E3">
            <wp:extent cx="6325239" cy="2381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 Diagram (3).jpg"/>
                    <pic:cNvPicPr/>
                  </pic:nvPicPr>
                  <pic:blipFill>
                    <a:blip r:embed="rId36">
                      <a:extLst>
                        <a:ext uri="{28A0092B-C50C-407E-A947-70E740481C1C}">
                          <a14:useLocalDpi xmlns:a14="http://schemas.microsoft.com/office/drawing/2010/main" val="0"/>
                        </a:ext>
                      </a:extLst>
                    </a:blip>
                    <a:stretch>
                      <a:fillRect/>
                    </a:stretch>
                  </pic:blipFill>
                  <pic:spPr>
                    <a:xfrm>
                      <a:off x="0" y="0"/>
                      <a:ext cx="6338469" cy="2386231"/>
                    </a:xfrm>
                    <a:prstGeom prst="rect">
                      <a:avLst/>
                    </a:prstGeom>
                  </pic:spPr>
                </pic:pic>
              </a:graphicData>
            </a:graphic>
          </wp:inline>
        </w:drawing>
      </w:r>
    </w:p>
    <w:p w:rsidR="00CB6157" w:rsidRDefault="00CB6157" w:rsidP="00527A38"/>
    <w:p w:rsidR="00CB6157" w:rsidRDefault="00CB6157" w:rsidP="00CB6157">
      <w:pPr>
        <w:pStyle w:val="Heading3"/>
      </w:pPr>
      <w:r>
        <w:t>Database Diagram</w:t>
      </w:r>
    </w:p>
    <w:p w:rsidR="00B53E01" w:rsidRDefault="000025F9" w:rsidP="00B53E01">
      <w:r w:rsidRPr="000025F9">
        <w:rPr>
          <w:noProof/>
        </w:rPr>
        <w:drawing>
          <wp:inline distT="0" distB="0" distL="0" distR="0" wp14:anchorId="362446B8" wp14:editId="5138FE0B">
            <wp:extent cx="5731510" cy="39816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981624"/>
                    </a:xfrm>
                    <a:prstGeom prst="rect">
                      <a:avLst/>
                    </a:prstGeom>
                    <a:noFill/>
                    <a:ln>
                      <a:noFill/>
                    </a:ln>
                  </pic:spPr>
                </pic:pic>
              </a:graphicData>
            </a:graphic>
          </wp:inline>
        </w:drawing>
      </w:r>
    </w:p>
    <w:p w:rsidR="00194F49" w:rsidRDefault="00194F49" w:rsidP="00194F49">
      <w:pPr>
        <w:pStyle w:val="Heading3"/>
      </w:pPr>
      <w:r>
        <w:t>API Documentation</w:t>
      </w:r>
    </w:p>
    <w:p w:rsidR="00194F49" w:rsidRPr="00194F49" w:rsidRDefault="00194F49" w:rsidP="00194F49">
      <w:pPr>
        <w:pStyle w:val="ListParagraph"/>
        <w:numPr>
          <w:ilvl w:val="1"/>
          <w:numId w:val="148"/>
        </w:numPr>
      </w:pPr>
      <w:r>
        <w:rPr>
          <w:rFonts w:ascii="Courier New" w:hAnsi="Courier New" w:cs="Courier New"/>
          <w:b/>
          <w:bCs/>
          <w:color w:val="3B4151"/>
        </w:rPr>
        <w:t>/api/Login/sign-in</w:t>
      </w:r>
    </w:p>
    <w:p w:rsidR="00194F49" w:rsidRPr="00194F49" w:rsidRDefault="00194F49" w:rsidP="00194F49">
      <w:r>
        <w:rPr>
          <w:noProof/>
        </w:rPr>
        <w:lastRenderedPageBreak/>
        <w:drawing>
          <wp:inline distT="0" distB="0" distL="0" distR="0" wp14:anchorId="4062493A" wp14:editId="0231A68C">
            <wp:extent cx="5731510" cy="2421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21890"/>
                    </a:xfrm>
                    <a:prstGeom prst="rect">
                      <a:avLst/>
                    </a:prstGeom>
                  </pic:spPr>
                </pic:pic>
              </a:graphicData>
            </a:graphic>
          </wp:inline>
        </w:drawing>
      </w:r>
    </w:p>
    <w:p w:rsidR="00194F49" w:rsidRPr="00194F49" w:rsidRDefault="00194F49" w:rsidP="00194F49">
      <w:pPr>
        <w:pStyle w:val="ListParagraph"/>
        <w:numPr>
          <w:ilvl w:val="1"/>
          <w:numId w:val="148"/>
        </w:numPr>
        <w:rPr>
          <w:rStyle w:val="opblock-summary-path"/>
        </w:rPr>
      </w:pPr>
      <w:r>
        <w:rPr>
          <w:rStyle w:val="opblock-summary-path"/>
          <w:rFonts w:ascii="Courier New" w:hAnsi="Courier New" w:cs="Courier New"/>
          <w:b/>
          <w:bCs/>
          <w:color w:val="3B4151"/>
        </w:rPr>
        <w:t>/api/Login/tokens/{token}/refresh</w:t>
      </w:r>
    </w:p>
    <w:p w:rsidR="00194F49" w:rsidRPr="00B53E01" w:rsidRDefault="00194F49" w:rsidP="0050037A">
      <w:pPr>
        <w:pStyle w:val="ListParagraph"/>
        <w:numPr>
          <w:ilvl w:val="0"/>
          <w:numId w:val="0"/>
        </w:numPr>
        <w:ind w:left="1440"/>
      </w:pPr>
      <w:r>
        <w:rPr>
          <w:noProof/>
          <w:lang w:val="en-US"/>
        </w:rPr>
        <w:drawing>
          <wp:inline distT="0" distB="0" distL="0" distR="0" wp14:anchorId="0107833C" wp14:editId="41166D8A">
            <wp:extent cx="5731510" cy="1958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58340"/>
                    </a:xfrm>
                    <a:prstGeom prst="rect">
                      <a:avLst/>
                    </a:prstGeom>
                  </pic:spPr>
                </pic:pic>
              </a:graphicData>
            </a:graphic>
          </wp:inline>
        </w:drawing>
      </w:r>
    </w:p>
    <w:p w:rsidR="00CB6157" w:rsidRPr="0050037A" w:rsidRDefault="0050037A" w:rsidP="0050037A">
      <w:pPr>
        <w:pStyle w:val="ListParagraph"/>
        <w:numPr>
          <w:ilvl w:val="1"/>
          <w:numId w:val="148"/>
        </w:numPr>
      </w:pPr>
      <w:r>
        <w:rPr>
          <w:rFonts w:ascii="Courier New" w:hAnsi="Courier New" w:cs="Courier New"/>
          <w:b/>
          <w:bCs/>
          <w:color w:val="3B4151"/>
        </w:rPr>
        <w:t>/api/Login/sign-up</w:t>
      </w:r>
    </w:p>
    <w:p w:rsidR="0050037A" w:rsidRDefault="0050037A" w:rsidP="0050037A">
      <w:pPr>
        <w:pStyle w:val="ListParagraph"/>
        <w:numPr>
          <w:ilvl w:val="0"/>
          <w:numId w:val="0"/>
        </w:numPr>
        <w:ind w:left="1440"/>
        <w:rPr>
          <w:rFonts w:ascii="Courier New" w:hAnsi="Courier New" w:cs="Courier New"/>
          <w:b/>
          <w:bCs/>
          <w:color w:val="3B4151"/>
        </w:rPr>
      </w:pPr>
    </w:p>
    <w:p w:rsidR="0050037A" w:rsidRPr="00527A38" w:rsidRDefault="0050037A" w:rsidP="0050037A">
      <w:pPr>
        <w:pStyle w:val="ListParagraph"/>
        <w:numPr>
          <w:ilvl w:val="0"/>
          <w:numId w:val="0"/>
        </w:numPr>
        <w:ind w:left="1440"/>
      </w:pPr>
      <w:r>
        <w:rPr>
          <w:noProof/>
          <w:lang w:val="en-US"/>
        </w:rPr>
        <w:drawing>
          <wp:inline distT="0" distB="0" distL="0" distR="0" wp14:anchorId="281E7959" wp14:editId="2A5EFDDE">
            <wp:extent cx="5731510" cy="2522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22220"/>
                    </a:xfrm>
                    <a:prstGeom prst="rect">
                      <a:avLst/>
                    </a:prstGeom>
                  </pic:spPr>
                </pic:pic>
              </a:graphicData>
            </a:graphic>
          </wp:inline>
        </w:drawing>
      </w:r>
    </w:p>
    <w:p w:rsidR="00D31D83" w:rsidRDefault="00D31D83">
      <w:pPr>
        <w:rPr>
          <w:rFonts w:asciiTheme="majorHAnsi" w:eastAsiaTheme="majorEastAsia" w:hAnsiTheme="majorHAnsi" w:cstheme="majorBidi"/>
          <w:b/>
          <w:bCs/>
          <w:color w:val="4F81BD" w:themeColor="accent1"/>
          <w:sz w:val="22"/>
        </w:rPr>
      </w:pPr>
      <w:r>
        <w:br w:type="page"/>
      </w:r>
    </w:p>
    <w:p w:rsidR="00AE12F3" w:rsidRDefault="00AE12F3" w:rsidP="00AE12F3">
      <w:pPr>
        <w:pStyle w:val="Heading3"/>
      </w:pPr>
      <w:r>
        <w:lastRenderedPageBreak/>
        <w:t>GDPR and PbD Factor</w:t>
      </w:r>
    </w:p>
    <w:p w:rsidR="00EF06CF" w:rsidRDefault="00EF06CF" w:rsidP="00EF06CF"/>
    <w:p w:rsidR="00EF06CF" w:rsidRDefault="00EF06CF" w:rsidP="00EF06CF">
      <w:pPr>
        <w:pStyle w:val="Heading2"/>
      </w:pPr>
      <w:bookmarkStart w:id="75" w:name="_Toc2613577"/>
      <w:r>
        <w:t>Authorization</w:t>
      </w:r>
      <w:bookmarkEnd w:id="75"/>
    </w:p>
    <w:p w:rsidR="00F257AC" w:rsidRDefault="00F257AC" w:rsidP="00F257AC">
      <w:pPr>
        <w:rPr>
          <w:rFonts w:ascii="Calibri" w:hAnsi="Calibri" w:cs="Calibri"/>
          <w:color w:val="000000"/>
          <w:sz w:val="24"/>
          <w:szCs w:val="24"/>
          <w:lang w:val="en"/>
        </w:rPr>
      </w:pPr>
      <w:r w:rsidRPr="00B43E96">
        <w:rPr>
          <w:rFonts w:ascii="Calibri" w:hAnsi="Calibri" w:cs="Calibri"/>
          <w:color w:val="000000"/>
          <w:sz w:val="24"/>
          <w:szCs w:val="24"/>
          <w:lang w:val="en"/>
        </w:rPr>
        <w:t>This is the most common scenario for using JWT. Once the user is logged in, each subsequent request will include the JWT, allowing the user to access routes, services, and resources that are permitted with that token. </w:t>
      </w:r>
    </w:p>
    <w:p w:rsidR="00F257AC" w:rsidRPr="00F257AC" w:rsidRDefault="00F257AC" w:rsidP="00F257AC">
      <w:r>
        <w:rPr>
          <w:noProof/>
        </w:rPr>
        <w:drawing>
          <wp:inline distT="0" distB="0" distL="0" distR="0" wp14:anchorId="04C64771" wp14:editId="512C1E9C">
            <wp:extent cx="5731510" cy="19564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56435"/>
                    </a:xfrm>
                    <a:prstGeom prst="rect">
                      <a:avLst/>
                    </a:prstGeom>
                  </pic:spPr>
                </pic:pic>
              </a:graphicData>
            </a:graphic>
          </wp:inline>
        </w:drawing>
      </w:r>
    </w:p>
    <w:p w:rsidR="00EF06CF" w:rsidRDefault="00EF06CF" w:rsidP="00EF06CF">
      <w:pPr>
        <w:pStyle w:val="Heading3"/>
      </w:pPr>
      <w:r>
        <w:t>Purpose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JSON Web Tokens consist of three parts separated by dots (.), which are:</w:t>
      </w:r>
    </w:p>
    <w:p w:rsidR="00F257AC" w:rsidRDefault="00F257AC" w:rsidP="00F257AC">
      <w:pPr>
        <w:pStyle w:val="ListParagraph"/>
        <w:numPr>
          <w:ilvl w:val="0"/>
          <w:numId w:val="283"/>
        </w:numPr>
      </w:pPr>
      <w:r>
        <w:t>Header</w:t>
      </w:r>
    </w:p>
    <w:p w:rsidR="00F257AC" w:rsidRDefault="00F257AC" w:rsidP="00F257AC">
      <w:pPr>
        <w:pStyle w:val="ListParagraph"/>
        <w:numPr>
          <w:ilvl w:val="0"/>
          <w:numId w:val="283"/>
        </w:numPr>
      </w:pPr>
      <w:r>
        <w:t>Payload</w:t>
      </w:r>
    </w:p>
    <w:p w:rsidR="00F257AC" w:rsidRDefault="00F257AC" w:rsidP="00F257AC">
      <w:pPr>
        <w:pStyle w:val="ListParagraph"/>
        <w:numPr>
          <w:ilvl w:val="0"/>
          <w:numId w:val="283"/>
        </w:numPr>
      </w:pPr>
      <w:r>
        <w:t>Signature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Therefore, a JWT typically looks like the following.</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xxxxx.yyyyy.zzzzz Let's break down the different parts.</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Header</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header typically consists of two parts: the type of the token, which is JWT, and the signing algorithm being used, such as HMAC SHA256 or RSA.</w:t>
      </w:r>
    </w:p>
    <w:p w:rsidR="00F257AC" w:rsidRPr="00F257AC" w:rsidRDefault="00F257AC" w:rsidP="00F257AC">
      <w:pPr>
        <w:rPr>
          <w:rFonts w:ascii="Calibri" w:hAnsi="Calibri" w:cs="Calibri"/>
          <w:b/>
          <w:color w:val="000000"/>
          <w:sz w:val="24"/>
          <w:szCs w:val="24"/>
          <w:lang w:val="en"/>
        </w:rPr>
      </w:pPr>
      <w:r w:rsidRPr="00F257AC">
        <w:rPr>
          <w:rFonts w:ascii="Calibri" w:hAnsi="Calibri" w:cs="Calibri"/>
          <w:b/>
          <w:color w:val="000000"/>
          <w:sz w:val="24"/>
          <w:szCs w:val="24"/>
          <w:lang w:val="en"/>
        </w:rPr>
        <w:t>Payload</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The second part of the token is the payload, which contains the claims. Claims are statements about an entity (typically, the user) and additional data. There are three types of claims: registered, public, and private claims.</w:t>
      </w:r>
    </w:p>
    <w:p w:rsidR="00F257AC" w:rsidRPr="00F257AC" w:rsidRDefault="00F257AC" w:rsidP="00F257AC">
      <w:pPr>
        <w:rPr>
          <w:rFonts w:ascii="Calibri" w:hAnsi="Calibri" w:cs="Calibri"/>
          <w:color w:val="000000"/>
          <w:sz w:val="24"/>
          <w:szCs w:val="24"/>
          <w:lang w:val="en"/>
        </w:rPr>
      </w:pPr>
      <w:r w:rsidRPr="00F257AC">
        <w:rPr>
          <w:rFonts w:ascii="Calibri" w:hAnsi="Calibri" w:cs="Calibri"/>
          <w:b/>
          <w:color w:val="000000"/>
          <w:sz w:val="24"/>
          <w:szCs w:val="24"/>
          <w:lang w:val="en"/>
        </w:rPr>
        <w:t>Registered claims:</w:t>
      </w:r>
      <w:r w:rsidRPr="00F257AC">
        <w:rPr>
          <w:rFonts w:ascii="Calibri" w:hAnsi="Calibri" w:cs="Calibri"/>
          <w:color w:val="000000"/>
          <w:sz w:val="24"/>
          <w:szCs w:val="24"/>
          <w:lang w:val="en"/>
        </w:rPr>
        <w:t xml:space="preserve"> These are a set of predefined claims which are not mandatory but recommended, to provide a set of useful, interoperable claims. Some of them are: iss (issuer), exp (expiration time), sub (subject), aud (audience), and others.</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lastRenderedPageBreak/>
        <w:t>Public claims: These can be defined at will by those using JWTs. But to avoid collisions they should be defined in the IANA JSON Web Token Registry or be defined as a URI that contains a collision resistant namespace.</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Private claims: These are the custom claims created to share information between parties that agree on using them and are neither registered or public claims.</w:t>
      </w:r>
    </w:p>
    <w:p w:rsidR="00EF06CF" w:rsidRDefault="00EF06CF" w:rsidP="00EF06CF">
      <w:pPr>
        <w:pStyle w:val="Heading3"/>
      </w:pPr>
      <w:r>
        <w:t>Approach</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Whenever the user wants to access a protected route or resource, the user agent should send the JWT, typically in the </w:t>
      </w:r>
      <w:r w:rsidRPr="00F257AC">
        <w:rPr>
          <w:rFonts w:ascii="Calibri" w:hAnsi="Calibri" w:cs="Calibri"/>
          <w:b/>
          <w:bCs/>
          <w:color w:val="000000"/>
          <w:sz w:val="24"/>
          <w:szCs w:val="24"/>
          <w:lang w:val="en"/>
        </w:rPr>
        <w:t>Authorization</w:t>
      </w:r>
      <w:r w:rsidRPr="00F257AC">
        <w:rPr>
          <w:rFonts w:ascii="Calibri" w:hAnsi="Calibri" w:cs="Calibri"/>
          <w:color w:val="000000"/>
          <w:sz w:val="24"/>
          <w:szCs w:val="24"/>
          <w:lang w:val="en"/>
        </w:rPr>
        <w:t> header using the </w:t>
      </w:r>
      <w:r w:rsidRPr="00F257AC">
        <w:rPr>
          <w:rFonts w:ascii="Calibri" w:hAnsi="Calibri" w:cs="Calibri"/>
          <w:b/>
          <w:bCs/>
          <w:color w:val="000000"/>
          <w:sz w:val="24"/>
          <w:szCs w:val="24"/>
          <w:lang w:val="en"/>
        </w:rPr>
        <w:t>Bearer</w:t>
      </w:r>
      <w:r w:rsidRPr="00F257AC">
        <w:rPr>
          <w:rFonts w:ascii="Calibri" w:hAnsi="Calibri" w:cs="Calibri"/>
          <w:color w:val="000000"/>
          <w:sz w:val="24"/>
          <w:szCs w:val="24"/>
          <w:lang w:val="en"/>
        </w:rPr>
        <w:t xml:space="preserve"> schema. </w:t>
      </w:r>
    </w:p>
    <w:p w:rsidR="00F257AC" w:rsidRP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 The server's protected routes will check for a valid JWT in the Authorization header, and if it's present, the user will be allowed to access protected resources. If the JWT contains the necessary data, the need to query the database for certain operations may be reduced, though this may not always be the case.</w:t>
      </w:r>
    </w:p>
    <w:p w:rsidR="00F257AC" w:rsidRDefault="00F257AC" w:rsidP="00F257AC">
      <w:pPr>
        <w:rPr>
          <w:rFonts w:ascii="Calibri" w:hAnsi="Calibri" w:cs="Calibri"/>
          <w:color w:val="000000"/>
          <w:sz w:val="24"/>
          <w:szCs w:val="24"/>
          <w:lang w:val="en"/>
        </w:rPr>
      </w:pPr>
      <w:r w:rsidRPr="00F257AC">
        <w:rPr>
          <w:rFonts w:ascii="Calibri" w:hAnsi="Calibri" w:cs="Calibri"/>
          <w:color w:val="000000"/>
          <w:sz w:val="24"/>
          <w:szCs w:val="24"/>
          <w:lang w:val="en"/>
        </w:rPr>
        <w:t>If the token is sent in the Authorization header, Cross-Origin Resource Sharing (CORS) won't be an issue as it doesn't use cookies.</w:t>
      </w:r>
    </w:p>
    <w:p w:rsidR="00F257AC" w:rsidRPr="00F257AC" w:rsidRDefault="00034389" w:rsidP="00F257AC">
      <w:r>
        <w:rPr>
          <w:rFonts w:ascii="Calibri" w:hAnsi="Calibri" w:cs="Calibri"/>
          <w:color w:val="000000"/>
          <w:sz w:val="24"/>
          <w:szCs w:val="24"/>
          <w:lang w:val="en"/>
        </w:rPr>
        <w:t>We will use Private claims by querying database in JWT token.</w:t>
      </w:r>
      <w:r w:rsidRPr="00F257AC">
        <w:t xml:space="preserve"> </w:t>
      </w:r>
    </w:p>
    <w:p w:rsidR="00CB6157" w:rsidRDefault="00CB6157" w:rsidP="00CB6157">
      <w:pPr>
        <w:pStyle w:val="Heading3"/>
      </w:pPr>
      <w:r>
        <w:t>Database Diagram</w:t>
      </w:r>
    </w:p>
    <w:p w:rsidR="00B43E96" w:rsidRPr="00B43E96" w:rsidRDefault="00B43E96" w:rsidP="00B43E96">
      <w:r>
        <w:t>Refer 13.1.5</w:t>
      </w:r>
    </w:p>
    <w:p w:rsidR="00CB6157" w:rsidRPr="00CB6157" w:rsidRDefault="00CB6157" w:rsidP="00CB6157"/>
    <w:p w:rsidR="00AE12F3" w:rsidRDefault="00AE12F3" w:rsidP="00AE12F3">
      <w:pPr>
        <w:pStyle w:val="Heading3"/>
      </w:pPr>
      <w:r>
        <w:t>GDPR and PbD Factor</w:t>
      </w:r>
    </w:p>
    <w:p w:rsidR="00AE12F3" w:rsidRPr="00AE12F3" w:rsidRDefault="00597BF5" w:rsidP="00AE12F3">
      <w:r>
        <w:t>TBD</w:t>
      </w:r>
    </w:p>
    <w:p w:rsidR="00EF06CF" w:rsidRDefault="00EF06CF" w:rsidP="00EF06CF"/>
    <w:p w:rsidR="00EF06CF" w:rsidRDefault="00EF06CF" w:rsidP="00EF06CF">
      <w:pPr>
        <w:pStyle w:val="Heading2"/>
      </w:pPr>
      <w:bookmarkStart w:id="76" w:name="_Toc2613578"/>
      <w:r>
        <w:t>Customer - Landing Page</w:t>
      </w:r>
      <w:bookmarkEnd w:id="76"/>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CB6157">
      <w:pPr>
        <w:pStyle w:val="Heading3"/>
      </w:pPr>
      <w:r>
        <w:t>Database Diagram</w:t>
      </w:r>
    </w:p>
    <w:p w:rsidR="00597BF5" w:rsidRPr="00AE12F3" w:rsidRDefault="00597BF5" w:rsidP="00597BF5">
      <w:r>
        <w:t>TBD</w:t>
      </w:r>
    </w:p>
    <w:p w:rsidR="00597BF5" w:rsidRPr="00597BF5" w:rsidRDefault="00597BF5" w:rsidP="00597BF5"/>
    <w:p w:rsidR="00CB6157" w:rsidRPr="00CB6157" w:rsidRDefault="00CB6157" w:rsidP="00CB6157"/>
    <w:p w:rsidR="00AE12F3" w:rsidRDefault="00AE12F3" w:rsidP="00141FE2">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77" w:name="_Toc2613579"/>
      <w:r>
        <w:t>Agent - Landing Page</w:t>
      </w:r>
      <w:bookmarkEnd w:id="77"/>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78" w:name="_Toc2613580"/>
      <w:r>
        <w:t>Customer – Raise Travel Request</w:t>
      </w:r>
      <w:bookmarkEnd w:id="78"/>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lastRenderedPageBreak/>
        <w:t>GDPR and PbD Factor</w:t>
      </w:r>
    </w:p>
    <w:p w:rsidR="00597BF5" w:rsidRPr="00AE12F3" w:rsidRDefault="00597BF5" w:rsidP="00597BF5">
      <w:r>
        <w:t>TBD</w:t>
      </w:r>
    </w:p>
    <w:p w:rsidR="00EF06CF" w:rsidRDefault="00EF06CF" w:rsidP="00EF06CF">
      <w:pPr>
        <w:pStyle w:val="Heading2"/>
      </w:pPr>
      <w:bookmarkStart w:id="79" w:name="_Toc2613581"/>
      <w:r>
        <w:t>Customer – Approve Travel Request</w:t>
      </w:r>
      <w:bookmarkEnd w:id="79"/>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AE12F3" w:rsidRPr="00AE12F3" w:rsidRDefault="00AE12F3" w:rsidP="00AE12F3"/>
    <w:p w:rsidR="00EF06CF" w:rsidRDefault="00EF06CF" w:rsidP="00EF06CF">
      <w:pPr>
        <w:pStyle w:val="Heading2"/>
      </w:pPr>
      <w:bookmarkStart w:id="80" w:name="_Toc2613582"/>
      <w:r>
        <w:t>Agent – Search Travel Request</w:t>
      </w:r>
      <w:bookmarkEnd w:id="80"/>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81" w:name="_Toc2613583"/>
      <w:r>
        <w:t>Agent – Submit Travel Request</w:t>
      </w:r>
      <w:bookmarkEnd w:id="81"/>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597BF5" w:rsidRPr="00AE12F3" w:rsidRDefault="00597BF5" w:rsidP="00597BF5">
      <w:r>
        <w:t>TBD</w:t>
      </w:r>
    </w:p>
    <w:p w:rsidR="00597BF5" w:rsidRPr="00597BF5" w:rsidRDefault="00597BF5" w:rsidP="00597BF5"/>
    <w:p w:rsidR="00EF06CF" w:rsidRDefault="00EF06CF" w:rsidP="00EF06CF">
      <w:pPr>
        <w:pStyle w:val="Heading3"/>
      </w:pPr>
      <w:r>
        <w:t>Approach</w:t>
      </w:r>
    </w:p>
    <w:p w:rsidR="00597BF5" w:rsidRPr="00AE12F3" w:rsidRDefault="00597BF5" w:rsidP="00597BF5">
      <w:r>
        <w:t>TBD</w:t>
      </w:r>
    </w:p>
    <w:p w:rsidR="00597BF5" w:rsidRPr="00597BF5" w:rsidRDefault="00597BF5" w:rsidP="00597BF5"/>
    <w:p w:rsidR="00CB6157" w:rsidRDefault="00CB6157" w:rsidP="00141FE2">
      <w:pPr>
        <w:pStyle w:val="Heading3"/>
      </w:pPr>
      <w:r>
        <w:t>Database Diagram</w:t>
      </w:r>
    </w:p>
    <w:p w:rsidR="00597BF5" w:rsidRPr="00AE12F3" w:rsidRDefault="00597BF5" w:rsidP="00597BF5">
      <w:r>
        <w:t>TBD</w:t>
      </w:r>
    </w:p>
    <w:p w:rsidR="00597BF5" w:rsidRPr="00597BF5" w:rsidRDefault="00597BF5" w:rsidP="00597BF5"/>
    <w:p w:rsidR="00AE12F3" w:rsidRDefault="00AE12F3" w:rsidP="00AE12F3">
      <w:pPr>
        <w:pStyle w:val="Heading3"/>
      </w:pPr>
      <w:r>
        <w:t>GDPR and PbD Factor</w:t>
      </w:r>
    </w:p>
    <w:p w:rsidR="00597BF5" w:rsidRPr="00AE12F3" w:rsidRDefault="00597BF5" w:rsidP="00597BF5">
      <w:r>
        <w:t>TBD</w:t>
      </w:r>
    </w:p>
    <w:p w:rsidR="00597BF5" w:rsidRPr="00597BF5" w:rsidRDefault="00597BF5" w:rsidP="00597BF5"/>
    <w:p w:rsidR="00EF06CF" w:rsidRDefault="00EF06CF" w:rsidP="00EF06CF"/>
    <w:p w:rsidR="00EF06CF" w:rsidRDefault="00EF06CF" w:rsidP="00EF06CF">
      <w:pPr>
        <w:pStyle w:val="Heading2"/>
      </w:pPr>
      <w:bookmarkStart w:id="82" w:name="_Toc2613584"/>
      <w:r>
        <w:t>Notification</w:t>
      </w:r>
      <w:bookmarkEnd w:id="82"/>
    </w:p>
    <w:p w:rsidR="00597BF5" w:rsidRPr="00AE12F3" w:rsidRDefault="00597BF5" w:rsidP="00597BF5">
      <w:r>
        <w:t>TBD</w:t>
      </w:r>
    </w:p>
    <w:p w:rsidR="00597BF5" w:rsidRPr="00597BF5" w:rsidRDefault="00597BF5" w:rsidP="00597BF5"/>
    <w:p w:rsidR="00EF06CF" w:rsidRDefault="00EF06CF" w:rsidP="00EF06CF">
      <w:pPr>
        <w:pStyle w:val="Heading3"/>
      </w:pPr>
      <w:r>
        <w:t>Purpose</w:t>
      </w:r>
    </w:p>
    <w:p w:rsidR="009A1A1B" w:rsidRPr="00AE12F3" w:rsidRDefault="009A1A1B" w:rsidP="009A1A1B">
      <w:r>
        <w:t>TBD</w:t>
      </w:r>
    </w:p>
    <w:p w:rsidR="009A1A1B" w:rsidRPr="009A1A1B" w:rsidRDefault="009A1A1B" w:rsidP="009A1A1B"/>
    <w:p w:rsidR="00EF06CF" w:rsidRDefault="00EF06CF" w:rsidP="00EF06CF">
      <w:pPr>
        <w:pStyle w:val="Heading3"/>
      </w:pPr>
      <w:r>
        <w:t>Approach</w:t>
      </w:r>
    </w:p>
    <w:p w:rsidR="009A1A1B" w:rsidRPr="00AE12F3" w:rsidRDefault="009A1A1B" w:rsidP="009A1A1B">
      <w:r>
        <w:t>TBD</w:t>
      </w:r>
    </w:p>
    <w:p w:rsidR="009A1A1B" w:rsidRPr="009A1A1B" w:rsidRDefault="009A1A1B" w:rsidP="009A1A1B"/>
    <w:p w:rsidR="00CB6157" w:rsidRDefault="00CB6157" w:rsidP="00141FE2">
      <w:pPr>
        <w:pStyle w:val="Heading3"/>
      </w:pPr>
      <w:r>
        <w:t>Database Diagram</w:t>
      </w:r>
    </w:p>
    <w:p w:rsidR="009A1A1B" w:rsidRPr="00AE12F3" w:rsidRDefault="009A1A1B" w:rsidP="009A1A1B">
      <w:r>
        <w:t>TBD</w:t>
      </w:r>
    </w:p>
    <w:p w:rsidR="009A1A1B" w:rsidRPr="009A1A1B" w:rsidRDefault="009A1A1B" w:rsidP="009A1A1B"/>
    <w:p w:rsidR="00AE12F3" w:rsidRDefault="00AE12F3" w:rsidP="00AE12F3">
      <w:pPr>
        <w:pStyle w:val="Heading3"/>
      </w:pPr>
      <w:r>
        <w:t>GDPR and PbD Factor</w:t>
      </w:r>
    </w:p>
    <w:p w:rsidR="009A1A1B" w:rsidRPr="00AE12F3" w:rsidRDefault="009A1A1B" w:rsidP="009A1A1B">
      <w:r>
        <w:t>TBD</w:t>
      </w:r>
    </w:p>
    <w:p w:rsidR="009A1A1B" w:rsidRPr="009A1A1B" w:rsidRDefault="009A1A1B" w:rsidP="009A1A1B"/>
    <w:p w:rsidR="00AE12F3" w:rsidRPr="00AE12F3" w:rsidRDefault="00AE12F3" w:rsidP="00AE12F3"/>
    <w:p w:rsidR="00A1175C" w:rsidRDefault="00A1175C" w:rsidP="00BD2F2D">
      <w:pPr>
        <w:pStyle w:val="Heading1"/>
        <w:numPr>
          <w:ilvl w:val="0"/>
          <w:numId w:val="7"/>
        </w:numPr>
        <w:suppressAutoHyphens/>
        <w:spacing w:before="480" w:after="0" w:line="276" w:lineRule="auto"/>
        <w:rPr>
          <w:rFonts w:cs="Trebuchet MS"/>
        </w:rPr>
      </w:pPr>
      <w:bookmarkStart w:id="83" w:name="_Toc2613585"/>
      <w:r w:rsidRPr="0071675C">
        <w:rPr>
          <w:rFonts w:cs="Trebuchet MS"/>
        </w:rPr>
        <w:lastRenderedPageBreak/>
        <w:t>Third party integration</w:t>
      </w:r>
      <w:bookmarkEnd w:id="74"/>
      <w:bookmarkEnd w:id="83"/>
    </w:p>
    <w:p w:rsidR="009A2BF4" w:rsidRDefault="009A2BF4" w:rsidP="009A1A1B"/>
    <w:p w:rsidR="009A2BF4" w:rsidRDefault="009A2BF4" w:rsidP="009A1A1B">
      <w:r>
        <w:t>GDS via exiting HBE</w:t>
      </w:r>
    </w:p>
    <w:p w:rsidR="009A2BF4" w:rsidRPr="009A1A1B" w:rsidRDefault="009A2BF4" w:rsidP="009A1A1B"/>
    <w:p w:rsidR="003E605A" w:rsidRDefault="003E605A">
      <w:pPr>
        <w:rPr>
          <w:rFonts w:asciiTheme="majorHAnsi" w:eastAsiaTheme="majorEastAsia" w:hAnsiTheme="majorHAnsi" w:cstheme="majorBidi"/>
          <w:b/>
          <w:bCs/>
          <w:color w:val="365F91" w:themeColor="accent1" w:themeShade="BF"/>
          <w:sz w:val="28"/>
          <w:szCs w:val="28"/>
        </w:rPr>
      </w:pPr>
      <w:bookmarkStart w:id="84" w:name="_Toc514762920"/>
      <w:r>
        <w:br w:type="page"/>
      </w:r>
    </w:p>
    <w:p w:rsidR="00A1175C" w:rsidRPr="0071675C" w:rsidRDefault="00A1175C" w:rsidP="00BD2F2D">
      <w:pPr>
        <w:pStyle w:val="Heading1"/>
        <w:numPr>
          <w:ilvl w:val="0"/>
          <w:numId w:val="7"/>
        </w:numPr>
        <w:suppressAutoHyphens/>
        <w:spacing w:before="480" w:after="0" w:line="276" w:lineRule="auto"/>
      </w:pPr>
      <w:bookmarkStart w:id="85" w:name="_Toc2613586"/>
      <w:r w:rsidRPr="0071675C">
        <w:rPr>
          <w:rFonts w:cs="Trebuchet MS"/>
        </w:rPr>
        <w:lastRenderedPageBreak/>
        <w:t>Risks, Constraints, Limitations &amp; Issues</w:t>
      </w:r>
      <w:bookmarkEnd w:id="84"/>
      <w:bookmarkEnd w:id="85"/>
    </w:p>
    <w:p w:rsidR="00A1175C" w:rsidRPr="0071675C" w:rsidRDefault="00A1175C" w:rsidP="00BD2F2D">
      <w:pPr>
        <w:pStyle w:val="Heading2"/>
      </w:pPr>
      <w:bookmarkStart w:id="86" w:name="_Toc514762921"/>
      <w:bookmarkStart w:id="87" w:name="_Toc2613587"/>
      <w:r w:rsidRPr="0071675C">
        <w:t>Risks</w:t>
      </w:r>
      <w:bookmarkEnd w:id="86"/>
      <w:bookmarkEnd w:id="87"/>
    </w:p>
    <w:p w:rsidR="00A1175C" w:rsidRPr="0071675C" w:rsidRDefault="00A1175C" w:rsidP="00D86845">
      <w:pPr>
        <w:rPr>
          <w:rFonts w:ascii="Cambria" w:hAnsi="Cambria"/>
        </w:rPr>
      </w:pPr>
      <w:r w:rsidRPr="0071675C">
        <w:rPr>
          <w:rFonts w:ascii="Cambria" w:hAnsi="Cambria"/>
        </w:rPr>
        <w:tab/>
      </w:r>
    </w:p>
    <w:p w:rsidR="00A1175C" w:rsidRPr="0071675C" w:rsidRDefault="00A1175C" w:rsidP="00BD2F2D">
      <w:pPr>
        <w:pStyle w:val="Heading2"/>
        <w:rPr>
          <w:rFonts w:cs="Arial"/>
          <w:i/>
          <w:color w:val="0000FF"/>
          <w:sz w:val="20"/>
          <w:szCs w:val="20"/>
        </w:rPr>
      </w:pPr>
      <w:bookmarkStart w:id="88" w:name="_Toc514762922"/>
      <w:bookmarkStart w:id="89" w:name="_Toc2613588"/>
      <w:r w:rsidRPr="0071675C">
        <w:t>Constraints</w:t>
      </w:r>
      <w:bookmarkEnd w:id="88"/>
      <w:bookmarkEnd w:id="89"/>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&lt;Specify the Constraints&gt;</w:t>
      </w:r>
    </w:p>
    <w:p w:rsidR="00A1175C" w:rsidRPr="0071675C" w:rsidRDefault="00A1175C" w:rsidP="00BD2F2D">
      <w:pPr>
        <w:pStyle w:val="Heading2"/>
        <w:rPr>
          <w:rFonts w:cs="Arial"/>
          <w:i/>
          <w:color w:val="0000FF"/>
          <w:sz w:val="20"/>
          <w:szCs w:val="20"/>
        </w:rPr>
      </w:pPr>
      <w:bookmarkStart w:id="90" w:name="_Toc514762923"/>
      <w:bookmarkStart w:id="91" w:name="_Toc2613589"/>
      <w:r w:rsidRPr="0071675C">
        <w:t>Limitations</w:t>
      </w:r>
      <w:bookmarkEnd w:id="90"/>
      <w:bookmarkEnd w:id="91"/>
    </w:p>
    <w:p w:rsidR="00A1175C" w:rsidRPr="004C3E36" w:rsidRDefault="00A1175C" w:rsidP="00D86845">
      <w:pPr>
        <w:spacing w:before="120" w:after="120"/>
        <w:ind w:left="810"/>
        <w:rPr>
          <w:rFonts w:ascii="Cambria" w:hAnsi="Cambria"/>
        </w:rPr>
      </w:pPr>
      <w:r w:rsidRPr="004C3E36">
        <w:rPr>
          <w:rFonts w:ascii="Cambria" w:hAnsi="Cambria" w:cs="Arial"/>
          <w:color w:val="0000FF"/>
          <w:szCs w:val="20"/>
        </w:rPr>
        <w:t>&lt;Limitations for the design need to be specified&gt;</w:t>
      </w:r>
    </w:p>
    <w:p w:rsidR="00A1175C" w:rsidRPr="0071675C" w:rsidRDefault="00A1175C" w:rsidP="00BD2F2D">
      <w:pPr>
        <w:pStyle w:val="Heading2"/>
      </w:pPr>
      <w:bookmarkStart w:id="92" w:name="_Toc514762924"/>
      <w:bookmarkStart w:id="93" w:name="_Toc2613590"/>
      <w:r w:rsidRPr="0071675C">
        <w:t>Issues</w:t>
      </w:r>
      <w:bookmarkEnd w:id="92"/>
      <w:bookmarkEnd w:id="93"/>
    </w:p>
    <w:p w:rsidR="00A1175C" w:rsidRDefault="00A1175C" w:rsidP="00D86845">
      <w:pPr>
        <w:ind w:left="576"/>
        <w:rPr>
          <w:rFonts w:ascii="Cambria" w:hAnsi="Cambria"/>
        </w:rPr>
      </w:pPr>
    </w:p>
    <w:p w:rsidR="00A1175C" w:rsidRDefault="00A1175C" w:rsidP="00BD2F2D">
      <w:pPr>
        <w:pStyle w:val="Heading2"/>
      </w:pPr>
      <w:bookmarkStart w:id="94" w:name="_Toc514762925"/>
      <w:bookmarkStart w:id="95" w:name="_Toc2613591"/>
      <w:r w:rsidRPr="0071675C">
        <w:t>Dependencies</w:t>
      </w:r>
      <w:bookmarkEnd w:id="94"/>
      <w:bookmarkEnd w:id="95"/>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882959" w:rsidRDefault="00882959" w:rsidP="00CC2287">
      <w:pPr>
        <w:pStyle w:val="Heading1"/>
        <w:numPr>
          <w:ilvl w:val="0"/>
          <w:numId w:val="0"/>
        </w:numPr>
        <w:suppressAutoHyphens/>
        <w:spacing w:before="480" w:after="0" w:line="276" w:lineRule="auto"/>
        <w:ind w:left="432"/>
        <w:rPr>
          <w:rFonts w:cs="Trebuchet MS"/>
        </w:rPr>
      </w:pPr>
      <w:bookmarkStart w:id="96" w:name="_Toc514762926"/>
    </w:p>
    <w:p w:rsidR="00882959" w:rsidRDefault="00882959" w:rsidP="00882959">
      <w:pPr>
        <w:rPr>
          <w:rFonts w:asciiTheme="majorHAnsi" w:eastAsiaTheme="majorEastAsia" w:hAnsiTheme="majorHAnsi"/>
          <w:color w:val="365F91" w:themeColor="accent1" w:themeShade="BF"/>
          <w:sz w:val="28"/>
          <w:szCs w:val="28"/>
        </w:rPr>
      </w:pPr>
      <w:r>
        <w:br w:type="page"/>
      </w:r>
    </w:p>
    <w:p w:rsidR="00A1175C" w:rsidRPr="0071675C" w:rsidRDefault="00A1175C" w:rsidP="00D86845">
      <w:pPr>
        <w:pStyle w:val="Heading1"/>
        <w:numPr>
          <w:ilvl w:val="0"/>
          <w:numId w:val="7"/>
        </w:numPr>
        <w:suppressAutoHyphens/>
        <w:spacing w:before="480" w:after="0" w:line="276" w:lineRule="auto"/>
      </w:pPr>
      <w:bookmarkStart w:id="97" w:name="_Toc2613592"/>
      <w:r w:rsidRPr="0071675C">
        <w:rPr>
          <w:rFonts w:cs="Trebuchet MS"/>
        </w:rPr>
        <w:lastRenderedPageBreak/>
        <w:t>Appendix</w:t>
      </w:r>
      <w:bookmarkEnd w:id="96"/>
      <w:bookmarkEnd w:id="97"/>
    </w:p>
    <w:p w:rsidR="00A1175C" w:rsidRDefault="00A1175C" w:rsidP="00BD2F2D">
      <w:pPr>
        <w:pStyle w:val="Heading2"/>
      </w:pPr>
      <w:bookmarkStart w:id="98" w:name="_Toc514762927"/>
      <w:bookmarkStart w:id="99" w:name="_Toc2613593"/>
      <w:r w:rsidRPr="0071675C">
        <w:t>Project Standards and Conventions</w:t>
      </w:r>
      <w:bookmarkEnd w:id="98"/>
      <w:bookmarkEnd w:id="99"/>
    </w:p>
    <w:tbl>
      <w:tblPr>
        <w:tblW w:w="5000" w:type="pct"/>
        <w:tblLook w:val="0000" w:firstRow="0" w:lastRow="0" w:firstColumn="0" w:lastColumn="0" w:noHBand="0" w:noVBand="0"/>
      </w:tblPr>
      <w:tblGrid>
        <w:gridCol w:w="4503"/>
        <w:gridCol w:w="4513"/>
      </w:tblGrid>
      <w:tr w:rsidR="00D540B5" w:rsidRPr="00D540B5" w:rsidTr="00295263">
        <w:tc>
          <w:tcPr>
            <w:tcW w:w="2497"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Item</w:t>
            </w:r>
          </w:p>
        </w:tc>
        <w:tc>
          <w:tcPr>
            <w:tcW w:w="2503"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Description/Reference</w:t>
            </w:r>
          </w:p>
        </w:tc>
      </w:tr>
      <w:tr w:rsidR="00D540B5" w:rsidRPr="0071675C" w:rsidTr="00295263">
        <w:tc>
          <w:tcPr>
            <w:tcW w:w="2497"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2503"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D540B5" w:rsidRDefault="00D540B5" w:rsidP="00D86845"/>
    <w:p w:rsidR="00A1175C" w:rsidRDefault="00A1175C" w:rsidP="00BD2F2D">
      <w:pPr>
        <w:pStyle w:val="Heading2"/>
      </w:pPr>
      <w:bookmarkStart w:id="100" w:name="_Toc514762928"/>
      <w:bookmarkStart w:id="101" w:name="_Toc2613594"/>
      <w:r w:rsidRPr="0071675C">
        <w:t>Development</w:t>
      </w:r>
      <w:r w:rsidRPr="0071675C">
        <w:rPr>
          <w:rFonts w:eastAsia="Batang"/>
        </w:rPr>
        <w:t xml:space="preserve"> Environment Parameters</w:t>
      </w:r>
      <w:bookmarkEnd w:id="100"/>
      <w:bookmarkEnd w:id="101"/>
    </w:p>
    <w:tbl>
      <w:tblPr>
        <w:tblW w:w="5000" w:type="pct"/>
        <w:tblLook w:val="0000" w:firstRow="0" w:lastRow="0" w:firstColumn="0" w:lastColumn="0" w:noHBand="0" w:noVBand="0"/>
      </w:tblPr>
      <w:tblGrid>
        <w:gridCol w:w="3003"/>
        <w:gridCol w:w="3003"/>
        <w:gridCol w:w="3010"/>
      </w:tblGrid>
      <w:tr w:rsidR="00D540B5" w:rsidRPr="00D540B5" w:rsidTr="00D540B5">
        <w:tc>
          <w:tcPr>
            <w:tcW w:w="1665" w:type="pct"/>
            <w:tcBorders>
              <w:top w:val="single" w:sz="4" w:space="0" w:color="000000"/>
              <w:left w:val="single" w:sz="4" w:space="0" w:color="000000"/>
              <w:bottom w:val="single" w:sz="4" w:space="0" w:color="000000"/>
            </w:tcBorders>
            <w:shd w:val="clear" w:color="auto" w:fill="4F81BD" w:themeFill="accent1"/>
          </w:tcPr>
          <w:p w:rsidR="00D540B5" w:rsidRDefault="00D540B5" w:rsidP="00D86845">
            <w:pPr>
              <w:spacing w:after="0"/>
              <w:rPr>
                <w:rFonts w:ascii="Cambria" w:hAnsi="Cambria" w:cs="Trebuchet MS"/>
                <w:b/>
                <w:color w:val="FFFFFF" w:themeColor="background1"/>
              </w:rPr>
            </w:pPr>
            <w:r>
              <w:rPr>
                <w:rFonts w:ascii="Cambria" w:hAnsi="Cambria" w:cs="Trebuchet MS"/>
                <w:b/>
                <w:color w:val="FFFFFF" w:themeColor="background1"/>
              </w:rPr>
              <w:t>Environment</w:t>
            </w:r>
          </w:p>
        </w:tc>
        <w:tc>
          <w:tcPr>
            <w:tcW w:w="1665" w:type="pct"/>
            <w:tcBorders>
              <w:top w:val="single" w:sz="4" w:space="0" w:color="000000"/>
              <w:left w:val="single" w:sz="4" w:space="0" w:color="000000"/>
              <w:bottom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Parameter Name</w:t>
            </w:r>
          </w:p>
        </w:tc>
        <w:tc>
          <w:tcPr>
            <w:tcW w:w="1669" w:type="pct"/>
            <w:tcBorders>
              <w:top w:val="single" w:sz="4" w:space="0" w:color="000000"/>
              <w:left w:val="single" w:sz="4" w:space="0" w:color="000000"/>
              <w:bottom w:val="single" w:sz="4" w:space="0" w:color="000000"/>
              <w:right w:val="single" w:sz="4" w:space="0" w:color="000000"/>
            </w:tcBorders>
            <w:shd w:val="clear" w:color="auto" w:fill="4F81BD" w:themeFill="accent1"/>
          </w:tcPr>
          <w:p w:rsidR="00D540B5" w:rsidRPr="00D540B5" w:rsidRDefault="00D540B5" w:rsidP="00D86845">
            <w:pPr>
              <w:spacing w:after="0"/>
              <w:rPr>
                <w:rFonts w:ascii="Cambria" w:hAnsi="Cambria"/>
                <w:color w:val="FFFFFF" w:themeColor="background1"/>
              </w:rPr>
            </w:pPr>
            <w:r>
              <w:rPr>
                <w:rFonts w:ascii="Cambria" w:hAnsi="Cambria" w:cs="Trebuchet MS"/>
                <w:b/>
                <w:color w:val="FFFFFF" w:themeColor="background1"/>
              </w:rPr>
              <w:t>Value</w:t>
            </w:r>
          </w:p>
        </w:tc>
      </w:tr>
      <w:tr w:rsidR="00D540B5" w:rsidRPr="0071675C" w:rsidTr="00D540B5">
        <w:tc>
          <w:tcPr>
            <w:tcW w:w="1665" w:type="pct"/>
            <w:tcBorders>
              <w:top w:val="single" w:sz="4" w:space="0" w:color="000000"/>
              <w:left w:val="single" w:sz="4" w:space="0" w:color="000000"/>
              <w:bottom w:val="single" w:sz="4" w:space="0" w:color="000000"/>
            </w:tcBorders>
          </w:tcPr>
          <w:p w:rsidR="00D540B5" w:rsidRPr="0071675C" w:rsidRDefault="00D540B5" w:rsidP="00D86845">
            <w:pPr>
              <w:snapToGrid w:val="0"/>
              <w:spacing w:after="0"/>
              <w:rPr>
                <w:rFonts w:ascii="Cambria" w:hAnsi="Cambria"/>
              </w:rPr>
            </w:pPr>
          </w:p>
        </w:tc>
        <w:tc>
          <w:tcPr>
            <w:tcW w:w="1665" w:type="pct"/>
            <w:tcBorders>
              <w:top w:val="single" w:sz="4" w:space="0" w:color="000000"/>
              <w:left w:val="single" w:sz="4" w:space="0" w:color="000000"/>
              <w:bottom w:val="single" w:sz="4" w:space="0" w:color="000000"/>
            </w:tcBorders>
            <w:shd w:val="clear" w:color="auto" w:fill="auto"/>
          </w:tcPr>
          <w:p w:rsidR="00D540B5" w:rsidRPr="0071675C" w:rsidRDefault="00D540B5" w:rsidP="00D86845">
            <w:pPr>
              <w:snapToGrid w:val="0"/>
              <w:spacing w:after="0"/>
              <w:rPr>
                <w:rFonts w:ascii="Cambria" w:hAnsi="Cambria"/>
              </w:rPr>
            </w:pPr>
          </w:p>
        </w:tc>
        <w:tc>
          <w:tcPr>
            <w:tcW w:w="1669" w:type="pct"/>
            <w:tcBorders>
              <w:top w:val="single" w:sz="4" w:space="0" w:color="000000"/>
              <w:left w:val="single" w:sz="4" w:space="0" w:color="000000"/>
              <w:bottom w:val="single" w:sz="4" w:space="0" w:color="000000"/>
              <w:right w:val="single" w:sz="4" w:space="0" w:color="000000"/>
            </w:tcBorders>
            <w:shd w:val="clear" w:color="auto" w:fill="auto"/>
          </w:tcPr>
          <w:p w:rsidR="00D540B5" w:rsidRPr="0071675C" w:rsidRDefault="00D540B5" w:rsidP="00D86845">
            <w:pPr>
              <w:snapToGrid w:val="0"/>
              <w:spacing w:after="0"/>
              <w:rPr>
                <w:rFonts w:ascii="Cambria" w:hAnsi="Cambria"/>
              </w:rPr>
            </w:pPr>
          </w:p>
        </w:tc>
      </w:tr>
    </w:tbl>
    <w:p w:rsidR="006B36A0" w:rsidRDefault="006B36A0" w:rsidP="00D86845"/>
    <w:p w:rsidR="00B51C19" w:rsidRPr="0074237E" w:rsidRDefault="00B51C19" w:rsidP="00E538BF"/>
    <w:sectPr w:rsidR="00B51C19" w:rsidRPr="0074237E" w:rsidSect="002C08EE">
      <w:headerReference w:type="default" r:id="rId42"/>
      <w:footerReference w:type="default" r:id="rId43"/>
      <w:pgSz w:w="11906" w:h="16838" w:code="9"/>
      <w:pgMar w:top="1276"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99A741" w16cid:durableId="1EF3431A"/>
  <w16cid:commentId w16cid:paraId="28B22B60" w16cid:durableId="1EF3431B"/>
  <w16cid:commentId w16cid:paraId="10AEF7A2" w16cid:durableId="1EF3431C"/>
  <w16cid:commentId w16cid:paraId="5C869600" w16cid:durableId="1EF3431D"/>
  <w16cid:commentId w16cid:paraId="32356C38" w16cid:durableId="1EF3431E"/>
  <w16cid:commentId w16cid:paraId="4685819A" w16cid:durableId="1EF3431F"/>
  <w16cid:commentId w16cid:paraId="0AC9C1F2" w16cid:durableId="1EF34320"/>
  <w16cid:commentId w16cid:paraId="792221F3" w16cid:durableId="1EF34321"/>
  <w16cid:commentId w16cid:paraId="2D7D5A98" w16cid:durableId="1EF34322"/>
  <w16cid:commentId w16cid:paraId="3D0941AD" w16cid:durableId="1EF34323"/>
  <w16cid:commentId w16cid:paraId="27295620" w16cid:durableId="1EF34324"/>
  <w16cid:commentId w16cid:paraId="77D9E004" w16cid:durableId="1EF34325"/>
  <w16cid:commentId w16cid:paraId="7C73E3D9" w16cid:durableId="1EF34326"/>
  <w16cid:commentId w16cid:paraId="04F8F957" w16cid:durableId="1EF34327"/>
  <w16cid:commentId w16cid:paraId="453810BF" w16cid:durableId="1EF34328"/>
  <w16cid:commentId w16cid:paraId="12E7525F" w16cid:durableId="1EF34329"/>
  <w16cid:commentId w16cid:paraId="4F4FB7F7" w16cid:durableId="1EF3432A"/>
  <w16cid:commentId w16cid:paraId="40515413" w16cid:durableId="1EF3432B"/>
  <w16cid:commentId w16cid:paraId="0B133279" w16cid:durableId="1EF3432C"/>
  <w16cid:commentId w16cid:paraId="7A841010" w16cid:durableId="1EF3432D"/>
  <w16cid:commentId w16cid:paraId="37693A49" w16cid:durableId="1EF3432E"/>
  <w16cid:commentId w16cid:paraId="5AEDE1C1" w16cid:durableId="1EF3432F"/>
  <w16cid:commentId w16cid:paraId="72FA7DC8" w16cid:durableId="1EF34330"/>
  <w16cid:commentId w16cid:paraId="0EB8453D" w16cid:durableId="1EF34331"/>
  <w16cid:commentId w16cid:paraId="4E44F812" w16cid:durableId="1EF34332"/>
  <w16cid:commentId w16cid:paraId="46EDAC3F" w16cid:durableId="1EF34333"/>
  <w16cid:commentId w16cid:paraId="26F5C155" w16cid:durableId="1EF34334"/>
  <w16cid:commentId w16cid:paraId="3D06A88E" w16cid:durableId="1EF34335"/>
  <w16cid:commentId w16cid:paraId="18F3CFFC" w16cid:durableId="1EF34336"/>
  <w16cid:commentId w16cid:paraId="0416854B" w16cid:durableId="1EF34337"/>
  <w16cid:commentId w16cid:paraId="6F043E33" w16cid:durableId="1EF34338"/>
  <w16cid:commentId w16cid:paraId="10D30DF6" w16cid:durableId="1EF34339"/>
  <w16cid:commentId w16cid:paraId="0BCB4B58" w16cid:durableId="1EF3433A"/>
  <w16cid:commentId w16cid:paraId="1116328F" w16cid:durableId="1EF3433B"/>
  <w16cid:commentId w16cid:paraId="1B9E4549" w16cid:durableId="1EF3433C"/>
  <w16cid:commentId w16cid:paraId="21D4B0E0" w16cid:durableId="1EF3433D"/>
  <w16cid:commentId w16cid:paraId="7792536B" w16cid:durableId="1EF3433E"/>
  <w16cid:commentId w16cid:paraId="43972C1A" w16cid:durableId="1EF3433F"/>
  <w16cid:commentId w16cid:paraId="1983C195" w16cid:durableId="1EF34340"/>
  <w16cid:commentId w16cid:paraId="6EA62653" w16cid:durableId="1EF34341"/>
  <w16cid:commentId w16cid:paraId="77193D01" w16cid:durableId="1EF34342"/>
  <w16cid:commentId w16cid:paraId="1E463D23" w16cid:durableId="1EF34343"/>
  <w16cid:commentId w16cid:paraId="07A41F3E" w16cid:durableId="1EF34344"/>
  <w16cid:commentId w16cid:paraId="3E4F317D" w16cid:durableId="1EF34345"/>
  <w16cid:commentId w16cid:paraId="7F2A6970" w16cid:durableId="1EF34346"/>
  <w16cid:commentId w16cid:paraId="191BF682" w16cid:durableId="1EF34347"/>
  <w16cid:commentId w16cid:paraId="60CCA6C7" w16cid:durableId="1EF34348"/>
  <w16cid:commentId w16cid:paraId="2626FA0F" w16cid:durableId="1EF34349"/>
  <w16cid:commentId w16cid:paraId="4053DC27" w16cid:durableId="1EF3434A"/>
  <w16cid:commentId w16cid:paraId="6C31A1AD" w16cid:durableId="1EF3434B"/>
  <w16cid:commentId w16cid:paraId="73695B29" w16cid:durableId="1EF3434C"/>
  <w16cid:commentId w16cid:paraId="2BDB1B72" w16cid:durableId="1EF3434D"/>
  <w16cid:commentId w16cid:paraId="35613EAB" w16cid:durableId="1EF3434E"/>
  <w16cid:commentId w16cid:paraId="6EAE01AE" w16cid:durableId="1EF3434F"/>
  <w16cid:commentId w16cid:paraId="24836F11" w16cid:durableId="1EF34350"/>
  <w16cid:commentId w16cid:paraId="6148A695" w16cid:durableId="1EF34351"/>
  <w16cid:commentId w16cid:paraId="0801E2BA" w16cid:durableId="1EF34352"/>
  <w16cid:commentId w16cid:paraId="4B63B3A4" w16cid:durableId="1EF34353"/>
  <w16cid:commentId w16cid:paraId="4AEF6BA6" w16cid:durableId="1EF34354"/>
  <w16cid:commentId w16cid:paraId="6906F8E1" w16cid:durableId="1EF34355"/>
  <w16cid:commentId w16cid:paraId="56ED0073" w16cid:durableId="1EF34356"/>
  <w16cid:commentId w16cid:paraId="5D372C65" w16cid:durableId="1EF34357"/>
  <w16cid:commentId w16cid:paraId="54FD5553" w16cid:durableId="1EF34358"/>
  <w16cid:commentId w16cid:paraId="15BF46DE" w16cid:durableId="1EF34359"/>
  <w16cid:commentId w16cid:paraId="660E73D6" w16cid:durableId="1EF3435A"/>
  <w16cid:commentId w16cid:paraId="3EBE0DFE" w16cid:durableId="1EF3435B"/>
  <w16cid:commentId w16cid:paraId="1C2B8F55" w16cid:durableId="1EF3435C"/>
  <w16cid:commentId w16cid:paraId="60AA5DA2" w16cid:durableId="1EF3435D"/>
  <w16cid:commentId w16cid:paraId="02D70AF6" w16cid:durableId="1EF3435E"/>
  <w16cid:commentId w16cid:paraId="0ECC438E" w16cid:durableId="1EF3435F"/>
  <w16cid:commentId w16cid:paraId="4D485D4E" w16cid:durableId="1EF34360"/>
  <w16cid:commentId w16cid:paraId="6C304516" w16cid:durableId="1EF34361"/>
  <w16cid:commentId w16cid:paraId="722BDD19" w16cid:durableId="1EF34362"/>
  <w16cid:commentId w16cid:paraId="17CDFBD9" w16cid:durableId="1EF34363"/>
  <w16cid:commentId w16cid:paraId="54437FBC" w16cid:durableId="1EF34364"/>
  <w16cid:commentId w16cid:paraId="3C882936" w16cid:durableId="1EF34365"/>
  <w16cid:commentId w16cid:paraId="4EA1D542" w16cid:durableId="1EF34366"/>
  <w16cid:commentId w16cid:paraId="317F1A3F" w16cid:durableId="1EF34367"/>
  <w16cid:commentId w16cid:paraId="741EB17C" w16cid:durableId="1EF34368"/>
  <w16cid:commentId w16cid:paraId="588BD0A4" w16cid:durableId="1EF34369"/>
  <w16cid:commentId w16cid:paraId="06D00151" w16cid:durableId="1EF3436A"/>
  <w16cid:commentId w16cid:paraId="74CF3CD1" w16cid:durableId="1EF3436B"/>
  <w16cid:commentId w16cid:paraId="4D5D0733" w16cid:durableId="1EF3436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1810" w:rsidRDefault="00CF1810" w:rsidP="00C631C9">
      <w:pPr>
        <w:spacing w:after="0" w:line="240" w:lineRule="auto"/>
      </w:pPr>
      <w:r>
        <w:separator/>
      </w:r>
    </w:p>
  </w:endnote>
  <w:endnote w:type="continuationSeparator" w:id="0">
    <w:p w:rsidR="00CF1810" w:rsidRDefault="00CF1810" w:rsidP="00C6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8E496D" w:rsidRDefault="00F257AC" w:rsidP="00805F6C">
    <w:pPr>
      <w:pStyle w:val="Footer"/>
      <w:ind w:left="2880"/>
      <w:jc w:val="right"/>
      <w:rPr>
        <w:color w:val="FFFFFF" w:themeColor="background1"/>
        <w:sz w:val="24"/>
      </w:rPr>
    </w:pPr>
    <w:r w:rsidRPr="008E496D">
      <w:rPr>
        <w:color w:val="FFFFFF" w:themeColor="background1"/>
        <w:sz w:val="24"/>
      </w:rPr>
      <w:t>RAY BUSINESS TECHNOLOGIES PVT LTERAY BUSINESS TECHNOLOGIES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9D3366" w:rsidRDefault="00F257AC" w:rsidP="00C631C9">
    <w:pPr>
      <w:pStyle w:val="Footer"/>
      <w:pBdr>
        <w:top w:val="single" w:sz="4" w:space="1" w:color="A6A6A6" w:themeColor="background1" w:themeShade="A6"/>
      </w:pBdr>
      <w:jc w:val="right"/>
      <w:rPr>
        <w:rFonts w:asciiTheme="majorHAnsi" w:hAnsiTheme="majorHAnsi"/>
      </w:rPr>
    </w:pPr>
    <w:r w:rsidRPr="009D3366">
      <w:rPr>
        <w:rFonts w:asciiTheme="majorHAnsi" w:hAnsiTheme="majorHAnsi"/>
      </w:rPr>
      <w:t>Private and Confidential</w:t>
    </w:r>
    <w:r w:rsidRPr="009D3366">
      <w:rPr>
        <w:rFonts w:asciiTheme="majorHAnsi" w:hAnsiTheme="majorHAnsi"/>
      </w:rPr>
      <w:tab/>
    </w:r>
    <w:r w:rsidRPr="009D3366">
      <w:rPr>
        <w:rFonts w:asciiTheme="majorHAnsi" w:hAnsiTheme="majorHAnsi"/>
      </w:rPr>
      <w:tab/>
    </w:r>
    <w:r w:rsidRPr="009D3366">
      <w:rPr>
        <w:rFonts w:asciiTheme="majorHAnsi" w:hAnsiTheme="majorHAnsi"/>
      </w:rPr>
      <w:fldChar w:fldCharType="begin"/>
    </w:r>
    <w:r w:rsidRPr="009D3366">
      <w:rPr>
        <w:rFonts w:asciiTheme="majorHAnsi" w:hAnsiTheme="majorHAnsi"/>
      </w:rPr>
      <w:instrText xml:space="preserve"> PAGE   \* MERGEFORMAT </w:instrText>
    </w:r>
    <w:r w:rsidRPr="009D3366">
      <w:rPr>
        <w:rFonts w:asciiTheme="majorHAnsi" w:hAnsiTheme="majorHAnsi"/>
      </w:rPr>
      <w:fldChar w:fldCharType="separate"/>
    </w:r>
    <w:r w:rsidR="003A2A63">
      <w:rPr>
        <w:rFonts w:asciiTheme="majorHAnsi" w:hAnsiTheme="majorHAnsi"/>
        <w:noProof/>
      </w:rPr>
      <w:t>25</w:t>
    </w:r>
    <w:r w:rsidRPr="009D3366">
      <w:rPr>
        <w:rFonts w:asciiTheme="majorHAnsi" w:hAnsiTheme="majorHAnsi"/>
        <w:noProof/>
      </w:rPr>
      <w:fldChar w:fldCharType="end"/>
    </w:r>
  </w:p>
  <w:p w:rsidR="00F257AC" w:rsidRDefault="00F25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1810" w:rsidRDefault="00CF1810" w:rsidP="00C631C9">
      <w:pPr>
        <w:spacing w:after="0" w:line="240" w:lineRule="auto"/>
      </w:pPr>
      <w:r>
        <w:separator/>
      </w:r>
    </w:p>
  </w:footnote>
  <w:footnote w:type="continuationSeparator" w:id="0">
    <w:p w:rsidR="00CF1810" w:rsidRDefault="00CF1810" w:rsidP="00C631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Default="00F257AC" w:rsidP="00104E36">
    <w:pPr>
      <w:pStyle w:val="Header"/>
      <w:jc w:val="center"/>
    </w:pPr>
    <w:r w:rsidRPr="009D3366">
      <w:rPr>
        <w:rFonts w:asciiTheme="majorHAnsi" w:hAnsiTheme="majorHAnsi"/>
        <w:noProof/>
      </w:rPr>
      <w:drawing>
        <wp:anchor distT="0" distB="0" distL="114300" distR="114300" simplePos="0" relativeHeight="251664384" behindDoc="0" locked="0" layoutInCell="1" allowOverlap="1" wp14:anchorId="00290A8C" wp14:editId="0956F0C0">
          <wp:simplePos x="0" y="0"/>
          <wp:positionH relativeFrom="column">
            <wp:posOffset>2085975</wp:posOffset>
          </wp:positionH>
          <wp:positionV relativeFrom="paragraph">
            <wp:posOffset>531495</wp:posOffset>
          </wp:positionV>
          <wp:extent cx="1711325" cy="472440"/>
          <wp:effectExtent l="0" t="0" r="3175" b="3810"/>
          <wp:wrapThrough wrapText="bothSides">
            <wp:wrapPolygon edited="0">
              <wp:start x="0" y="0"/>
              <wp:lineTo x="0" y="20903"/>
              <wp:lineTo x="21400" y="20903"/>
              <wp:lineTo x="21400" y="0"/>
              <wp:lineTo x="0" y="0"/>
            </wp:wrapPolygon>
          </wp:wrapThrough>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1711325" cy="47244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AC" w:rsidRPr="009D3366" w:rsidRDefault="00F257AC" w:rsidP="004A2492">
    <w:pPr>
      <w:pStyle w:val="Header"/>
      <w:pBdr>
        <w:bottom w:val="single" w:sz="4" w:space="1" w:color="A6A6A6" w:themeColor="background1" w:themeShade="A6"/>
      </w:pBdr>
      <w:rPr>
        <w:rFonts w:asciiTheme="majorHAnsi" w:hAnsiTheme="majorHAnsi"/>
      </w:rPr>
    </w:pPr>
    <w:r w:rsidRPr="009D3366">
      <w:rPr>
        <w:rFonts w:asciiTheme="majorHAnsi" w:hAnsiTheme="majorHAnsi"/>
        <w:noProof/>
      </w:rPr>
      <w:drawing>
        <wp:anchor distT="0" distB="0" distL="114300" distR="114300" simplePos="0" relativeHeight="251662336" behindDoc="0" locked="0" layoutInCell="1" allowOverlap="1" wp14:anchorId="57159850" wp14:editId="6FF4D885">
          <wp:simplePos x="0" y="0"/>
          <wp:positionH relativeFrom="column">
            <wp:posOffset>5457825</wp:posOffset>
          </wp:positionH>
          <wp:positionV relativeFrom="paragraph">
            <wp:posOffset>-65405</wp:posOffset>
          </wp:positionV>
          <wp:extent cx="789305" cy="217805"/>
          <wp:effectExtent l="0" t="0" r="0" b="0"/>
          <wp:wrapThrough wrapText="bothSides">
            <wp:wrapPolygon edited="0">
              <wp:start x="0" y="0"/>
              <wp:lineTo x="0" y="18892"/>
              <wp:lineTo x="20853" y="18892"/>
              <wp:lineTo x="20853" y="0"/>
              <wp:lineTo x="0" y="0"/>
            </wp:wrapPolygon>
          </wp:wrapThrough>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CMMI-Logo_Ray.jpg"/>
                  <pic:cNvPicPr/>
                </pic:nvPicPr>
                <pic:blipFill>
                  <a:blip r:embed="rId1">
                    <a:extLst>
                      <a:ext uri="{28A0092B-C50C-407E-A947-70E740481C1C}">
                        <a14:useLocalDpi xmlns:a14="http://schemas.microsoft.com/office/drawing/2010/main" val="0"/>
                      </a:ext>
                    </a:extLst>
                  </a:blip>
                  <a:stretch>
                    <a:fillRect/>
                  </a:stretch>
                </pic:blipFill>
                <pic:spPr>
                  <a:xfrm>
                    <a:off x="0" y="0"/>
                    <a:ext cx="789305" cy="217805"/>
                  </a:xfrm>
                  <a:prstGeom prst="rect">
                    <a:avLst/>
                  </a:prstGeom>
                </pic:spPr>
              </pic:pic>
            </a:graphicData>
          </a:graphic>
          <wp14:sizeRelV relativeFrom="margin">
            <wp14:pctHeight>0</wp14:pctHeight>
          </wp14:sizeRelV>
        </wp:anchor>
      </w:drawing>
    </w:r>
    <w:r>
      <w:rPr>
        <w:rFonts w:asciiTheme="majorHAnsi" w:hAnsiTheme="majorHAnsi"/>
        <w:noProof/>
      </w:rPr>
      <w:t>CL MVP - Technical</w:t>
    </w:r>
    <w:r>
      <w:rPr>
        <w:rFonts w:asciiTheme="majorHAnsi" w:hAnsiTheme="majorHAnsi"/>
      </w:rPr>
      <w:t xml:space="preserve"> Approach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78AE1EE2"/>
    <w:lvl w:ilvl="0">
      <w:numFmt w:val="decimal"/>
      <w:pStyle w:val="Bullet2"/>
      <w:lvlText w:val="*"/>
      <w:lvlJc w:val="left"/>
    </w:lvl>
  </w:abstractNum>
  <w:abstractNum w:abstractNumId="1">
    <w:nsid w:val="00000001"/>
    <w:multiLevelType w:val="multilevel"/>
    <w:tmpl w:val="840AE4FC"/>
    <w:lvl w:ilvl="0">
      <w:start w:val="1"/>
      <w:numFmt w:val="decimal"/>
      <w:lvlText w:val="%1"/>
      <w:lvlJc w:val="left"/>
      <w:pPr>
        <w:tabs>
          <w:tab w:val="num" w:pos="0"/>
        </w:tabs>
        <w:ind w:left="432" w:hanging="432"/>
      </w:pPr>
      <w:rPr>
        <w:rFonts w:ascii="Calibri" w:hAnsi="Calibri" w:hint="default"/>
        <w:i w:val="0"/>
        <w:sz w:val="28"/>
        <w:szCs w:val="28"/>
      </w:rPr>
    </w:lvl>
    <w:lvl w:ilvl="1">
      <w:start w:val="1"/>
      <w:numFmt w:val="decimal"/>
      <w:pStyle w:val="Heading2"/>
      <w:lvlText w:val="%1.%2"/>
      <w:lvlJc w:val="left"/>
      <w:pPr>
        <w:tabs>
          <w:tab w:val="num" w:pos="0"/>
        </w:tabs>
        <w:ind w:left="576" w:hanging="576"/>
      </w:pPr>
      <w:rPr>
        <w:rFonts w:ascii="Cambria" w:hAnsi="Cambria" w:cs="Cambria" w:hint="default"/>
        <w:color w:val="4F81BD"/>
        <w:sz w:val="26"/>
        <w:szCs w:val="26"/>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singleLevel"/>
    <w:tmpl w:val="00000006"/>
    <w:name w:val="WW8Num24"/>
    <w:lvl w:ilvl="0">
      <w:start w:val="1"/>
      <w:numFmt w:val="bullet"/>
      <w:lvlText w:val=""/>
      <w:lvlJc w:val="left"/>
      <w:pPr>
        <w:tabs>
          <w:tab w:val="num" w:pos="0"/>
        </w:tabs>
        <w:ind w:left="720" w:hanging="360"/>
      </w:pPr>
      <w:rPr>
        <w:rFonts w:ascii="Symbol" w:hAnsi="Symbol" w:cs="Symbol" w:hint="default"/>
      </w:rPr>
    </w:lvl>
  </w:abstractNum>
  <w:abstractNum w:abstractNumId="3">
    <w:nsid w:val="004C1BE3"/>
    <w:multiLevelType w:val="hybridMultilevel"/>
    <w:tmpl w:val="1D5CD6AC"/>
    <w:lvl w:ilvl="0" w:tplc="291A2690">
      <w:start w:val="1"/>
      <w:numFmt w:val="bullet"/>
      <w:lvlText w:val="A"/>
      <w:lvlJc w:val="left"/>
      <w:pPr>
        <w:tabs>
          <w:tab w:val="num" w:pos="720"/>
        </w:tabs>
        <w:ind w:left="720" w:hanging="360"/>
      </w:pPr>
      <w:rPr>
        <w:rFonts w:ascii="Arial" w:hAnsi="Arial" w:hint="default"/>
      </w:rPr>
    </w:lvl>
    <w:lvl w:ilvl="1" w:tplc="E18E9C70" w:tentative="1">
      <w:start w:val="1"/>
      <w:numFmt w:val="bullet"/>
      <w:lvlText w:val="A"/>
      <w:lvlJc w:val="left"/>
      <w:pPr>
        <w:tabs>
          <w:tab w:val="num" w:pos="1440"/>
        </w:tabs>
        <w:ind w:left="1440" w:hanging="360"/>
      </w:pPr>
      <w:rPr>
        <w:rFonts w:ascii="Arial" w:hAnsi="Arial" w:hint="default"/>
      </w:rPr>
    </w:lvl>
    <w:lvl w:ilvl="2" w:tplc="0C46372C" w:tentative="1">
      <w:start w:val="1"/>
      <w:numFmt w:val="bullet"/>
      <w:lvlText w:val="A"/>
      <w:lvlJc w:val="left"/>
      <w:pPr>
        <w:tabs>
          <w:tab w:val="num" w:pos="2160"/>
        </w:tabs>
        <w:ind w:left="2160" w:hanging="360"/>
      </w:pPr>
      <w:rPr>
        <w:rFonts w:ascii="Arial" w:hAnsi="Arial" w:hint="default"/>
      </w:rPr>
    </w:lvl>
    <w:lvl w:ilvl="3" w:tplc="15EA3960" w:tentative="1">
      <w:start w:val="1"/>
      <w:numFmt w:val="bullet"/>
      <w:lvlText w:val="A"/>
      <w:lvlJc w:val="left"/>
      <w:pPr>
        <w:tabs>
          <w:tab w:val="num" w:pos="2880"/>
        </w:tabs>
        <w:ind w:left="2880" w:hanging="360"/>
      </w:pPr>
      <w:rPr>
        <w:rFonts w:ascii="Arial" w:hAnsi="Arial" w:hint="default"/>
      </w:rPr>
    </w:lvl>
    <w:lvl w:ilvl="4" w:tplc="68946C02" w:tentative="1">
      <w:start w:val="1"/>
      <w:numFmt w:val="bullet"/>
      <w:lvlText w:val="A"/>
      <w:lvlJc w:val="left"/>
      <w:pPr>
        <w:tabs>
          <w:tab w:val="num" w:pos="3600"/>
        </w:tabs>
        <w:ind w:left="3600" w:hanging="360"/>
      </w:pPr>
      <w:rPr>
        <w:rFonts w:ascii="Arial" w:hAnsi="Arial" w:hint="default"/>
      </w:rPr>
    </w:lvl>
    <w:lvl w:ilvl="5" w:tplc="045240D6" w:tentative="1">
      <w:start w:val="1"/>
      <w:numFmt w:val="bullet"/>
      <w:lvlText w:val="A"/>
      <w:lvlJc w:val="left"/>
      <w:pPr>
        <w:tabs>
          <w:tab w:val="num" w:pos="4320"/>
        </w:tabs>
        <w:ind w:left="4320" w:hanging="360"/>
      </w:pPr>
      <w:rPr>
        <w:rFonts w:ascii="Arial" w:hAnsi="Arial" w:hint="default"/>
      </w:rPr>
    </w:lvl>
    <w:lvl w:ilvl="6" w:tplc="B9FA4448" w:tentative="1">
      <w:start w:val="1"/>
      <w:numFmt w:val="bullet"/>
      <w:lvlText w:val="A"/>
      <w:lvlJc w:val="left"/>
      <w:pPr>
        <w:tabs>
          <w:tab w:val="num" w:pos="5040"/>
        </w:tabs>
        <w:ind w:left="5040" w:hanging="360"/>
      </w:pPr>
      <w:rPr>
        <w:rFonts w:ascii="Arial" w:hAnsi="Arial" w:hint="default"/>
      </w:rPr>
    </w:lvl>
    <w:lvl w:ilvl="7" w:tplc="032269DC" w:tentative="1">
      <w:start w:val="1"/>
      <w:numFmt w:val="bullet"/>
      <w:lvlText w:val="A"/>
      <w:lvlJc w:val="left"/>
      <w:pPr>
        <w:tabs>
          <w:tab w:val="num" w:pos="5760"/>
        </w:tabs>
        <w:ind w:left="5760" w:hanging="360"/>
      </w:pPr>
      <w:rPr>
        <w:rFonts w:ascii="Arial" w:hAnsi="Arial" w:hint="default"/>
      </w:rPr>
    </w:lvl>
    <w:lvl w:ilvl="8" w:tplc="9EF8FB5A" w:tentative="1">
      <w:start w:val="1"/>
      <w:numFmt w:val="bullet"/>
      <w:lvlText w:val="A"/>
      <w:lvlJc w:val="left"/>
      <w:pPr>
        <w:tabs>
          <w:tab w:val="num" w:pos="6480"/>
        </w:tabs>
        <w:ind w:left="6480" w:hanging="360"/>
      </w:pPr>
      <w:rPr>
        <w:rFonts w:ascii="Arial" w:hAnsi="Arial" w:hint="default"/>
      </w:rPr>
    </w:lvl>
  </w:abstractNum>
  <w:abstractNum w:abstractNumId="4">
    <w:nsid w:val="00D2229E"/>
    <w:multiLevelType w:val="hybridMultilevel"/>
    <w:tmpl w:val="76785C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1024547"/>
    <w:multiLevelType w:val="hybridMultilevel"/>
    <w:tmpl w:val="F20C3F84"/>
    <w:lvl w:ilvl="0" w:tplc="3EC680D6">
      <w:start w:val="1"/>
      <w:numFmt w:val="bullet"/>
      <w:lvlText w:val="N"/>
      <w:lvlJc w:val="left"/>
      <w:pPr>
        <w:tabs>
          <w:tab w:val="num" w:pos="720"/>
        </w:tabs>
        <w:ind w:left="720" w:hanging="360"/>
      </w:pPr>
      <w:rPr>
        <w:rFonts w:ascii="Arial" w:hAnsi="Arial" w:hint="default"/>
      </w:rPr>
    </w:lvl>
    <w:lvl w:ilvl="1" w:tplc="15B63FD2" w:tentative="1">
      <w:start w:val="1"/>
      <w:numFmt w:val="bullet"/>
      <w:lvlText w:val="N"/>
      <w:lvlJc w:val="left"/>
      <w:pPr>
        <w:tabs>
          <w:tab w:val="num" w:pos="1440"/>
        </w:tabs>
        <w:ind w:left="1440" w:hanging="360"/>
      </w:pPr>
      <w:rPr>
        <w:rFonts w:ascii="Arial" w:hAnsi="Arial" w:hint="default"/>
      </w:rPr>
    </w:lvl>
    <w:lvl w:ilvl="2" w:tplc="BE94DFDA" w:tentative="1">
      <w:start w:val="1"/>
      <w:numFmt w:val="bullet"/>
      <w:lvlText w:val="N"/>
      <w:lvlJc w:val="left"/>
      <w:pPr>
        <w:tabs>
          <w:tab w:val="num" w:pos="2160"/>
        </w:tabs>
        <w:ind w:left="2160" w:hanging="360"/>
      </w:pPr>
      <w:rPr>
        <w:rFonts w:ascii="Arial" w:hAnsi="Arial" w:hint="default"/>
      </w:rPr>
    </w:lvl>
    <w:lvl w:ilvl="3" w:tplc="482AD07A" w:tentative="1">
      <w:start w:val="1"/>
      <w:numFmt w:val="bullet"/>
      <w:lvlText w:val="N"/>
      <w:lvlJc w:val="left"/>
      <w:pPr>
        <w:tabs>
          <w:tab w:val="num" w:pos="2880"/>
        </w:tabs>
        <w:ind w:left="2880" w:hanging="360"/>
      </w:pPr>
      <w:rPr>
        <w:rFonts w:ascii="Arial" w:hAnsi="Arial" w:hint="default"/>
      </w:rPr>
    </w:lvl>
    <w:lvl w:ilvl="4" w:tplc="88046334" w:tentative="1">
      <w:start w:val="1"/>
      <w:numFmt w:val="bullet"/>
      <w:lvlText w:val="N"/>
      <w:lvlJc w:val="left"/>
      <w:pPr>
        <w:tabs>
          <w:tab w:val="num" w:pos="3600"/>
        </w:tabs>
        <w:ind w:left="3600" w:hanging="360"/>
      </w:pPr>
      <w:rPr>
        <w:rFonts w:ascii="Arial" w:hAnsi="Arial" w:hint="default"/>
      </w:rPr>
    </w:lvl>
    <w:lvl w:ilvl="5" w:tplc="2728A5E6" w:tentative="1">
      <w:start w:val="1"/>
      <w:numFmt w:val="bullet"/>
      <w:lvlText w:val="N"/>
      <w:lvlJc w:val="left"/>
      <w:pPr>
        <w:tabs>
          <w:tab w:val="num" w:pos="4320"/>
        </w:tabs>
        <w:ind w:left="4320" w:hanging="360"/>
      </w:pPr>
      <w:rPr>
        <w:rFonts w:ascii="Arial" w:hAnsi="Arial" w:hint="default"/>
      </w:rPr>
    </w:lvl>
    <w:lvl w:ilvl="6" w:tplc="042ED9C4" w:tentative="1">
      <w:start w:val="1"/>
      <w:numFmt w:val="bullet"/>
      <w:lvlText w:val="N"/>
      <w:lvlJc w:val="left"/>
      <w:pPr>
        <w:tabs>
          <w:tab w:val="num" w:pos="5040"/>
        </w:tabs>
        <w:ind w:left="5040" w:hanging="360"/>
      </w:pPr>
      <w:rPr>
        <w:rFonts w:ascii="Arial" w:hAnsi="Arial" w:hint="default"/>
      </w:rPr>
    </w:lvl>
    <w:lvl w:ilvl="7" w:tplc="DCCC413A" w:tentative="1">
      <w:start w:val="1"/>
      <w:numFmt w:val="bullet"/>
      <w:lvlText w:val="N"/>
      <w:lvlJc w:val="left"/>
      <w:pPr>
        <w:tabs>
          <w:tab w:val="num" w:pos="5760"/>
        </w:tabs>
        <w:ind w:left="5760" w:hanging="360"/>
      </w:pPr>
      <w:rPr>
        <w:rFonts w:ascii="Arial" w:hAnsi="Arial" w:hint="default"/>
      </w:rPr>
    </w:lvl>
    <w:lvl w:ilvl="8" w:tplc="B970A2FA" w:tentative="1">
      <w:start w:val="1"/>
      <w:numFmt w:val="bullet"/>
      <w:lvlText w:val="N"/>
      <w:lvlJc w:val="left"/>
      <w:pPr>
        <w:tabs>
          <w:tab w:val="num" w:pos="6480"/>
        </w:tabs>
        <w:ind w:left="6480" w:hanging="360"/>
      </w:pPr>
      <w:rPr>
        <w:rFonts w:ascii="Arial" w:hAnsi="Arial" w:hint="default"/>
      </w:rPr>
    </w:lvl>
  </w:abstractNum>
  <w:abstractNum w:abstractNumId="6">
    <w:nsid w:val="01914686"/>
    <w:multiLevelType w:val="hybridMultilevel"/>
    <w:tmpl w:val="9EC2112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20E0168"/>
    <w:multiLevelType w:val="hybridMultilevel"/>
    <w:tmpl w:val="692E98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22570C7"/>
    <w:multiLevelType w:val="hybridMultilevel"/>
    <w:tmpl w:val="884AE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2885B8E"/>
    <w:multiLevelType w:val="hybridMultilevel"/>
    <w:tmpl w:val="4BB263D6"/>
    <w:lvl w:ilvl="0" w:tplc="9064BEB8">
      <w:start w:val="1"/>
      <w:numFmt w:val="bullet"/>
      <w:lvlText w:val="I"/>
      <w:lvlJc w:val="left"/>
      <w:pPr>
        <w:tabs>
          <w:tab w:val="num" w:pos="720"/>
        </w:tabs>
        <w:ind w:left="720" w:hanging="360"/>
      </w:pPr>
      <w:rPr>
        <w:rFonts w:ascii="Arial" w:hAnsi="Arial" w:hint="default"/>
      </w:rPr>
    </w:lvl>
    <w:lvl w:ilvl="1" w:tplc="50C87366" w:tentative="1">
      <w:start w:val="1"/>
      <w:numFmt w:val="bullet"/>
      <w:lvlText w:val="I"/>
      <w:lvlJc w:val="left"/>
      <w:pPr>
        <w:tabs>
          <w:tab w:val="num" w:pos="1440"/>
        </w:tabs>
        <w:ind w:left="1440" w:hanging="360"/>
      </w:pPr>
      <w:rPr>
        <w:rFonts w:ascii="Arial" w:hAnsi="Arial" w:hint="default"/>
      </w:rPr>
    </w:lvl>
    <w:lvl w:ilvl="2" w:tplc="A516BD92" w:tentative="1">
      <w:start w:val="1"/>
      <w:numFmt w:val="bullet"/>
      <w:lvlText w:val="I"/>
      <w:lvlJc w:val="left"/>
      <w:pPr>
        <w:tabs>
          <w:tab w:val="num" w:pos="2160"/>
        </w:tabs>
        <w:ind w:left="2160" w:hanging="360"/>
      </w:pPr>
      <w:rPr>
        <w:rFonts w:ascii="Arial" w:hAnsi="Arial" w:hint="default"/>
      </w:rPr>
    </w:lvl>
    <w:lvl w:ilvl="3" w:tplc="1F86B842" w:tentative="1">
      <w:start w:val="1"/>
      <w:numFmt w:val="bullet"/>
      <w:lvlText w:val="I"/>
      <w:lvlJc w:val="left"/>
      <w:pPr>
        <w:tabs>
          <w:tab w:val="num" w:pos="2880"/>
        </w:tabs>
        <w:ind w:left="2880" w:hanging="360"/>
      </w:pPr>
      <w:rPr>
        <w:rFonts w:ascii="Arial" w:hAnsi="Arial" w:hint="default"/>
      </w:rPr>
    </w:lvl>
    <w:lvl w:ilvl="4" w:tplc="6D3C34E8" w:tentative="1">
      <w:start w:val="1"/>
      <w:numFmt w:val="bullet"/>
      <w:lvlText w:val="I"/>
      <w:lvlJc w:val="left"/>
      <w:pPr>
        <w:tabs>
          <w:tab w:val="num" w:pos="3600"/>
        </w:tabs>
        <w:ind w:left="3600" w:hanging="360"/>
      </w:pPr>
      <w:rPr>
        <w:rFonts w:ascii="Arial" w:hAnsi="Arial" w:hint="default"/>
      </w:rPr>
    </w:lvl>
    <w:lvl w:ilvl="5" w:tplc="2F8A4C80" w:tentative="1">
      <w:start w:val="1"/>
      <w:numFmt w:val="bullet"/>
      <w:lvlText w:val="I"/>
      <w:lvlJc w:val="left"/>
      <w:pPr>
        <w:tabs>
          <w:tab w:val="num" w:pos="4320"/>
        </w:tabs>
        <w:ind w:left="4320" w:hanging="360"/>
      </w:pPr>
      <w:rPr>
        <w:rFonts w:ascii="Arial" w:hAnsi="Arial" w:hint="default"/>
      </w:rPr>
    </w:lvl>
    <w:lvl w:ilvl="6" w:tplc="5B265BA2" w:tentative="1">
      <w:start w:val="1"/>
      <w:numFmt w:val="bullet"/>
      <w:lvlText w:val="I"/>
      <w:lvlJc w:val="left"/>
      <w:pPr>
        <w:tabs>
          <w:tab w:val="num" w:pos="5040"/>
        </w:tabs>
        <w:ind w:left="5040" w:hanging="360"/>
      </w:pPr>
      <w:rPr>
        <w:rFonts w:ascii="Arial" w:hAnsi="Arial" w:hint="default"/>
      </w:rPr>
    </w:lvl>
    <w:lvl w:ilvl="7" w:tplc="D3C4C1C4" w:tentative="1">
      <w:start w:val="1"/>
      <w:numFmt w:val="bullet"/>
      <w:lvlText w:val="I"/>
      <w:lvlJc w:val="left"/>
      <w:pPr>
        <w:tabs>
          <w:tab w:val="num" w:pos="5760"/>
        </w:tabs>
        <w:ind w:left="5760" w:hanging="360"/>
      </w:pPr>
      <w:rPr>
        <w:rFonts w:ascii="Arial" w:hAnsi="Arial" w:hint="default"/>
      </w:rPr>
    </w:lvl>
    <w:lvl w:ilvl="8" w:tplc="F6501020" w:tentative="1">
      <w:start w:val="1"/>
      <w:numFmt w:val="bullet"/>
      <w:lvlText w:val="I"/>
      <w:lvlJc w:val="left"/>
      <w:pPr>
        <w:tabs>
          <w:tab w:val="num" w:pos="6480"/>
        </w:tabs>
        <w:ind w:left="6480" w:hanging="360"/>
      </w:pPr>
      <w:rPr>
        <w:rFonts w:ascii="Arial" w:hAnsi="Arial" w:hint="default"/>
      </w:rPr>
    </w:lvl>
  </w:abstractNum>
  <w:abstractNum w:abstractNumId="10">
    <w:nsid w:val="03810F15"/>
    <w:multiLevelType w:val="hybridMultilevel"/>
    <w:tmpl w:val="B434D474"/>
    <w:lvl w:ilvl="0" w:tplc="E64EEB14">
      <w:start w:val="1"/>
      <w:numFmt w:val="bullet"/>
      <w:lvlText w:val="I"/>
      <w:lvlJc w:val="left"/>
      <w:pPr>
        <w:tabs>
          <w:tab w:val="num" w:pos="720"/>
        </w:tabs>
        <w:ind w:left="720" w:hanging="360"/>
      </w:pPr>
      <w:rPr>
        <w:rFonts w:ascii="Arial" w:hAnsi="Arial" w:hint="default"/>
      </w:rPr>
    </w:lvl>
    <w:lvl w:ilvl="1" w:tplc="E1B8D538" w:tentative="1">
      <w:start w:val="1"/>
      <w:numFmt w:val="bullet"/>
      <w:lvlText w:val="I"/>
      <w:lvlJc w:val="left"/>
      <w:pPr>
        <w:tabs>
          <w:tab w:val="num" w:pos="1440"/>
        </w:tabs>
        <w:ind w:left="1440" w:hanging="360"/>
      </w:pPr>
      <w:rPr>
        <w:rFonts w:ascii="Arial" w:hAnsi="Arial" w:hint="default"/>
      </w:rPr>
    </w:lvl>
    <w:lvl w:ilvl="2" w:tplc="81B4794E" w:tentative="1">
      <w:start w:val="1"/>
      <w:numFmt w:val="bullet"/>
      <w:lvlText w:val="I"/>
      <w:lvlJc w:val="left"/>
      <w:pPr>
        <w:tabs>
          <w:tab w:val="num" w:pos="2160"/>
        </w:tabs>
        <w:ind w:left="2160" w:hanging="360"/>
      </w:pPr>
      <w:rPr>
        <w:rFonts w:ascii="Arial" w:hAnsi="Arial" w:hint="default"/>
      </w:rPr>
    </w:lvl>
    <w:lvl w:ilvl="3" w:tplc="233401B0" w:tentative="1">
      <w:start w:val="1"/>
      <w:numFmt w:val="bullet"/>
      <w:lvlText w:val="I"/>
      <w:lvlJc w:val="left"/>
      <w:pPr>
        <w:tabs>
          <w:tab w:val="num" w:pos="2880"/>
        </w:tabs>
        <w:ind w:left="2880" w:hanging="360"/>
      </w:pPr>
      <w:rPr>
        <w:rFonts w:ascii="Arial" w:hAnsi="Arial" w:hint="default"/>
      </w:rPr>
    </w:lvl>
    <w:lvl w:ilvl="4" w:tplc="29AAB702" w:tentative="1">
      <w:start w:val="1"/>
      <w:numFmt w:val="bullet"/>
      <w:lvlText w:val="I"/>
      <w:lvlJc w:val="left"/>
      <w:pPr>
        <w:tabs>
          <w:tab w:val="num" w:pos="3600"/>
        </w:tabs>
        <w:ind w:left="3600" w:hanging="360"/>
      </w:pPr>
      <w:rPr>
        <w:rFonts w:ascii="Arial" w:hAnsi="Arial" w:hint="default"/>
      </w:rPr>
    </w:lvl>
    <w:lvl w:ilvl="5" w:tplc="58C4ACE0" w:tentative="1">
      <w:start w:val="1"/>
      <w:numFmt w:val="bullet"/>
      <w:lvlText w:val="I"/>
      <w:lvlJc w:val="left"/>
      <w:pPr>
        <w:tabs>
          <w:tab w:val="num" w:pos="4320"/>
        </w:tabs>
        <w:ind w:left="4320" w:hanging="360"/>
      </w:pPr>
      <w:rPr>
        <w:rFonts w:ascii="Arial" w:hAnsi="Arial" w:hint="default"/>
      </w:rPr>
    </w:lvl>
    <w:lvl w:ilvl="6" w:tplc="86F8459E" w:tentative="1">
      <w:start w:val="1"/>
      <w:numFmt w:val="bullet"/>
      <w:lvlText w:val="I"/>
      <w:lvlJc w:val="left"/>
      <w:pPr>
        <w:tabs>
          <w:tab w:val="num" w:pos="5040"/>
        </w:tabs>
        <w:ind w:left="5040" w:hanging="360"/>
      </w:pPr>
      <w:rPr>
        <w:rFonts w:ascii="Arial" w:hAnsi="Arial" w:hint="default"/>
      </w:rPr>
    </w:lvl>
    <w:lvl w:ilvl="7" w:tplc="40A44824" w:tentative="1">
      <w:start w:val="1"/>
      <w:numFmt w:val="bullet"/>
      <w:lvlText w:val="I"/>
      <w:lvlJc w:val="left"/>
      <w:pPr>
        <w:tabs>
          <w:tab w:val="num" w:pos="5760"/>
        </w:tabs>
        <w:ind w:left="5760" w:hanging="360"/>
      </w:pPr>
      <w:rPr>
        <w:rFonts w:ascii="Arial" w:hAnsi="Arial" w:hint="default"/>
      </w:rPr>
    </w:lvl>
    <w:lvl w:ilvl="8" w:tplc="08CA90B2" w:tentative="1">
      <w:start w:val="1"/>
      <w:numFmt w:val="bullet"/>
      <w:lvlText w:val="I"/>
      <w:lvlJc w:val="left"/>
      <w:pPr>
        <w:tabs>
          <w:tab w:val="num" w:pos="6480"/>
        </w:tabs>
        <w:ind w:left="6480" w:hanging="360"/>
      </w:pPr>
      <w:rPr>
        <w:rFonts w:ascii="Arial" w:hAnsi="Arial" w:hint="default"/>
      </w:rPr>
    </w:lvl>
  </w:abstractNum>
  <w:abstractNum w:abstractNumId="11">
    <w:nsid w:val="04427FE3"/>
    <w:multiLevelType w:val="hybridMultilevel"/>
    <w:tmpl w:val="D20E04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4961C87"/>
    <w:multiLevelType w:val="hybridMultilevel"/>
    <w:tmpl w:val="16202F72"/>
    <w:lvl w:ilvl="0" w:tplc="AD76076C">
      <w:start w:val="1"/>
      <w:numFmt w:val="bullet"/>
      <w:lvlText w:val="H"/>
      <w:lvlJc w:val="left"/>
      <w:pPr>
        <w:tabs>
          <w:tab w:val="num" w:pos="720"/>
        </w:tabs>
        <w:ind w:left="720" w:hanging="360"/>
      </w:pPr>
      <w:rPr>
        <w:rFonts w:ascii="Arial" w:hAnsi="Arial" w:hint="default"/>
      </w:rPr>
    </w:lvl>
    <w:lvl w:ilvl="1" w:tplc="35986470" w:tentative="1">
      <w:start w:val="1"/>
      <w:numFmt w:val="bullet"/>
      <w:lvlText w:val="H"/>
      <w:lvlJc w:val="left"/>
      <w:pPr>
        <w:tabs>
          <w:tab w:val="num" w:pos="1440"/>
        </w:tabs>
        <w:ind w:left="1440" w:hanging="360"/>
      </w:pPr>
      <w:rPr>
        <w:rFonts w:ascii="Arial" w:hAnsi="Arial" w:hint="default"/>
      </w:rPr>
    </w:lvl>
    <w:lvl w:ilvl="2" w:tplc="87183DF0" w:tentative="1">
      <w:start w:val="1"/>
      <w:numFmt w:val="bullet"/>
      <w:lvlText w:val="H"/>
      <w:lvlJc w:val="left"/>
      <w:pPr>
        <w:tabs>
          <w:tab w:val="num" w:pos="2160"/>
        </w:tabs>
        <w:ind w:left="2160" w:hanging="360"/>
      </w:pPr>
      <w:rPr>
        <w:rFonts w:ascii="Arial" w:hAnsi="Arial" w:hint="default"/>
      </w:rPr>
    </w:lvl>
    <w:lvl w:ilvl="3" w:tplc="789445A0" w:tentative="1">
      <w:start w:val="1"/>
      <w:numFmt w:val="bullet"/>
      <w:lvlText w:val="H"/>
      <w:lvlJc w:val="left"/>
      <w:pPr>
        <w:tabs>
          <w:tab w:val="num" w:pos="2880"/>
        </w:tabs>
        <w:ind w:left="2880" w:hanging="360"/>
      </w:pPr>
      <w:rPr>
        <w:rFonts w:ascii="Arial" w:hAnsi="Arial" w:hint="default"/>
      </w:rPr>
    </w:lvl>
    <w:lvl w:ilvl="4" w:tplc="88F6E520" w:tentative="1">
      <w:start w:val="1"/>
      <w:numFmt w:val="bullet"/>
      <w:lvlText w:val="H"/>
      <w:lvlJc w:val="left"/>
      <w:pPr>
        <w:tabs>
          <w:tab w:val="num" w:pos="3600"/>
        </w:tabs>
        <w:ind w:left="3600" w:hanging="360"/>
      </w:pPr>
      <w:rPr>
        <w:rFonts w:ascii="Arial" w:hAnsi="Arial" w:hint="default"/>
      </w:rPr>
    </w:lvl>
    <w:lvl w:ilvl="5" w:tplc="944E0EB6" w:tentative="1">
      <w:start w:val="1"/>
      <w:numFmt w:val="bullet"/>
      <w:lvlText w:val="H"/>
      <w:lvlJc w:val="left"/>
      <w:pPr>
        <w:tabs>
          <w:tab w:val="num" w:pos="4320"/>
        </w:tabs>
        <w:ind w:left="4320" w:hanging="360"/>
      </w:pPr>
      <w:rPr>
        <w:rFonts w:ascii="Arial" w:hAnsi="Arial" w:hint="default"/>
      </w:rPr>
    </w:lvl>
    <w:lvl w:ilvl="6" w:tplc="BC74584C" w:tentative="1">
      <w:start w:val="1"/>
      <w:numFmt w:val="bullet"/>
      <w:lvlText w:val="H"/>
      <w:lvlJc w:val="left"/>
      <w:pPr>
        <w:tabs>
          <w:tab w:val="num" w:pos="5040"/>
        </w:tabs>
        <w:ind w:left="5040" w:hanging="360"/>
      </w:pPr>
      <w:rPr>
        <w:rFonts w:ascii="Arial" w:hAnsi="Arial" w:hint="default"/>
      </w:rPr>
    </w:lvl>
    <w:lvl w:ilvl="7" w:tplc="D67A9510" w:tentative="1">
      <w:start w:val="1"/>
      <w:numFmt w:val="bullet"/>
      <w:lvlText w:val="H"/>
      <w:lvlJc w:val="left"/>
      <w:pPr>
        <w:tabs>
          <w:tab w:val="num" w:pos="5760"/>
        </w:tabs>
        <w:ind w:left="5760" w:hanging="360"/>
      </w:pPr>
      <w:rPr>
        <w:rFonts w:ascii="Arial" w:hAnsi="Arial" w:hint="default"/>
      </w:rPr>
    </w:lvl>
    <w:lvl w:ilvl="8" w:tplc="F8FA4122" w:tentative="1">
      <w:start w:val="1"/>
      <w:numFmt w:val="bullet"/>
      <w:lvlText w:val="H"/>
      <w:lvlJc w:val="left"/>
      <w:pPr>
        <w:tabs>
          <w:tab w:val="num" w:pos="6480"/>
        </w:tabs>
        <w:ind w:left="6480" w:hanging="360"/>
      </w:pPr>
      <w:rPr>
        <w:rFonts w:ascii="Arial" w:hAnsi="Arial" w:hint="default"/>
      </w:rPr>
    </w:lvl>
  </w:abstractNum>
  <w:abstractNum w:abstractNumId="13">
    <w:nsid w:val="055079C0"/>
    <w:multiLevelType w:val="multilevel"/>
    <w:tmpl w:val="BA5CD0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5566AFA"/>
    <w:multiLevelType w:val="multilevel"/>
    <w:tmpl w:val="B406C9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059A0B2D"/>
    <w:multiLevelType w:val="hybridMultilevel"/>
    <w:tmpl w:val="D892DF44"/>
    <w:lvl w:ilvl="0" w:tplc="B7EA08E6">
      <w:start w:val="1"/>
      <w:numFmt w:val="bullet"/>
      <w:lvlText w:val="E"/>
      <w:lvlJc w:val="left"/>
      <w:pPr>
        <w:tabs>
          <w:tab w:val="num" w:pos="720"/>
        </w:tabs>
        <w:ind w:left="720" w:hanging="360"/>
      </w:pPr>
      <w:rPr>
        <w:rFonts w:ascii="Arial" w:hAnsi="Arial" w:hint="default"/>
      </w:rPr>
    </w:lvl>
    <w:lvl w:ilvl="1" w:tplc="BD82A4F4" w:tentative="1">
      <w:start w:val="1"/>
      <w:numFmt w:val="bullet"/>
      <w:lvlText w:val="E"/>
      <w:lvlJc w:val="left"/>
      <w:pPr>
        <w:tabs>
          <w:tab w:val="num" w:pos="1440"/>
        </w:tabs>
        <w:ind w:left="1440" w:hanging="360"/>
      </w:pPr>
      <w:rPr>
        <w:rFonts w:ascii="Arial" w:hAnsi="Arial" w:hint="default"/>
      </w:rPr>
    </w:lvl>
    <w:lvl w:ilvl="2" w:tplc="94D066D0" w:tentative="1">
      <w:start w:val="1"/>
      <w:numFmt w:val="bullet"/>
      <w:lvlText w:val="E"/>
      <w:lvlJc w:val="left"/>
      <w:pPr>
        <w:tabs>
          <w:tab w:val="num" w:pos="2160"/>
        </w:tabs>
        <w:ind w:left="2160" w:hanging="360"/>
      </w:pPr>
      <w:rPr>
        <w:rFonts w:ascii="Arial" w:hAnsi="Arial" w:hint="default"/>
      </w:rPr>
    </w:lvl>
    <w:lvl w:ilvl="3" w:tplc="A54AA422" w:tentative="1">
      <w:start w:val="1"/>
      <w:numFmt w:val="bullet"/>
      <w:lvlText w:val="E"/>
      <w:lvlJc w:val="left"/>
      <w:pPr>
        <w:tabs>
          <w:tab w:val="num" w:pos="2880"/>
        </w:tabs>
        <w:ind w:left="2880" w:hanging="360"/>
      </w:pPr>
      <w:rPr>
        <w:rFonts w:ascii="Arial" w:hAnsi="Arial" w:hint="default"/>
      </w:rPr>
    </w:lvl>
    <w:lvl w:ilvl="4" w:tplc="18C6D3BA" w:tentative="1">
      <w:start w:val="1"/>
      <w:numFmt w:val="bullet"/>
      <w:lvlText w:val="E"/>
      <w:lvlJc w:val="left"/>
      <w:pPr>
        <w:tabs>
          <w:tab w:val="num" w:pos="3600"/>
        </w:tabs>
        <w:ind w:left="3600" w:hanging="360"/>
      </w:pPr>
      <w:rPr>
        <w:rFonts w:ascii="Arial" w:hAnsi="Arial" w:hint="default"/>
      </w:rPr>
    </w:lvl>
    <w:lvl w:ilvl="5" w:tplc="FD74DBC4" w:tentative="1">
      <w:start w:val="1"/>
      <w:numFmt w:val="bullet"/>
      <w:lvlText w:val="E"/>
      <w:lvlJc w:val="left"/>
      <w:pPr>
        <w:tabs>
          <w:tab w:val="num" w:pos="4320"/>
        </w:tabs>
        <w:ind w:left="4320" w:hanging="360"/>
      </w:pPr>
      <w:rPr>
        <w:rFonts w:ascii="Arial" w:hAnsi="Arial" w:hint="default"/>
      </w:rPr>
    </w:lvl>
    <w:lvl w:ilvl="6" w:tplc="AA6C5FFA" w:tentative="1">
      <w:start w:val="1"/>
      <w:numFmt w:val="bullet"/>
      <w:lvlText w:val="E"/>
      <w:lvlJc w:val="left"/>
      <w:pPr>
        <w:tabs>
          <w:tab w:val="num" w:pos="5040"/>
        </w:tabs>
        <w:ind w:left="5040" w:hanging="360"/>
      </w:pPr>
      <w:rPr>
        <w:rFonts w:ascii="Arial" w:hAnsi="Arial" w:hint="default"/>
      </w:rPr>
    </w:lvl>
    <w:lvl w:ilvl="7" w:tplc="77101404" w:tentative="1">
      <w:start w:val="1"/>
      <w:numFmt w:val="bullet"/>
      <w:lvlText w:val="E"/>
      <w:lvlJc w:val="left"/>
      <w:pPr>
        <w:tabs>
          <w:tab w:val="num" w:pos="5760"/>
        </w:tabs>
        <w:ind w:left="5760" w:hanging="360"/>
      </w:pPr>
      <w:rPr>
        <w:rFonts w:ascii="Arial" w:hAnsi="Arial" w:hint="default"/>
      </w:rPr>
    </w:lvl>
    <w:lvl w:ilvl="8" w:tplc="22E61B78" w:tentative="1">
      <w:start w:val="1"/>
      <w:numFmt w:val="bullet"/>
      <w:lvlText w:val="E"/>
      <w:lvlJc w:val="left"/>
      <w:pPr>
        <w:tabs>
          <w:tab w:val="num" w:pos="6480"/>
        </w:tabs>
        <w:ind w:left="6480" w:hanging="360"/>
      </w:pPr>
      <w:rPr>
        <w:rFonts w:ascii="Arial" w:hAnsi="Arial" w:hint="default"/>
      </w:rPr>
    </w:lvl>
  </w:abstractNum>
  <w:abstractNum w:abstractNumId="16">
    <w:nsid w:val="05D85EB9"/>
    <w:multiLevelType w:val="hybridMultilevel"/>
    <w:tmpl w:val="4BDCAA68"/>
    <w:lvl w:ilvl="0" w:tplc="EC3077A2">
      <w:start w:val="1"/>
      <w:numFmt w:val="bullet"/>
      <w:lvlText w:val="A"/>
      <w:lvlJc w:val="left"/>
      <w:pPr>
        <w:tabs>
          <w:tab w:val="num" w:pos="720"/>
        </w:tabs>
        <w:ind w:left="720" w:hanging="360"/>
      </w:pPr>
      <w:rPr>
        <w:rFonts w:ascii="Arial" w:hAnsi="Arial" w:hint="default"/>
      </w:rPr>
    </w:lvl>
    <w:lvl w:ilvl="1" w:tplc="E67CC898" w:tentative="1">
      <w:start w:val="1"/>
      <w:numFmt w:val="bullet"/>
      <w:lvlText w:val="A"/>
      <w:lvlJc w:val="left"/>
      <w:pPr>
        <w:tabs>
          <w:tab w:val="num" w:pos="1440"/>
        </w:tabs>
        <w:ind w:left="1440" w:hanging="360"/>
      </w:pPr>
      <w:rPr>
        <w:rFonts w:ascii="Arial" w:hAnsi="Arial" w:hint="default"/>
      </w:rPr>
    </w:lvl>
    <w:lvl w:ilvl="2" w:tplc="F7FE5258" w:tentative="1">
      <w:start w:val="1"/>
      <w:numFmt w:val="bullet"/>
      <w:lvlText w:val="A"/>
      <w:lvlJc w:val="left"/>
      <w:pPr>
        <w:tabs>
          <w:tab w:val="num" w:pos="2160"/>
        </w:tabs>
        <w:ind w:left="2160" w:hanging="360"/>
      </w:pPr>
      <w:rPr>
        <w:rFonts w:ascii="Arial" w:hAnsi="Arial" w:hint="default"/>
      </w:rPr>
    </w:lvl>
    <w:lvl w:ilvl="3" w:tplc="6E204E2E" w:tentative="1">
      <w:start w:val="1"/>
      <w:numFmt w:val="bullet"/>
      <w:lvlText w:val="A"/>
      <w:lvlJc w:val="left"/>
      <w:pPr>
        <w:tabs>
          <w:tab w:val="num" w:pos="2880"/>
        </w:tabs>
        <w:ind w:left="2880" w:hanging="360"/>
      </w:pPr>
      <w:rPr>
        <w:rFonts w:ascii="Arial" w:hAnsi="Arial" w:hint="default"/>
      </w:rPr>
    </w:lvl>
    <w:lvl w:ilvl="4" w:tplc="C436F498" w:tentative="1">
      <w:start w:val="1"/>
      <w:numFmt w:val="bullet"/>
      <w:lvlText w:val="A"/>
      <w:lvlJc w:val="left"/>
      <w:pPr>
        <w:tabs>
          <w:tab w:val="num" w:pos="3600"/>
        </w:tabs>
        <w:ind w:left="3600" w:hanging="360"/>
      </w:pPr>
      <w:rPr>
        <w:rFonts w:ascii="Arial" w:hAnsi="Arial" w:hint="default"/>
      </w:rPr>
    </w:lvl>
    <w:lvl w:ilvl="5" w:tplc="29C4BE10" w:tentative="1">
      <w:start w:val="1"/>
      <w:numFmt w:val="bullet"/>
      <w:lvlText w:val="A"/>
      <w:lvlJc w:val="left"/>
      <w:pPr>
        <w:tabs>
          <w:tab w:val="num" w:pos="4320"/>
        </w:tabs>
        <w:ind w:left="4320" w:hanging="360"/>
      </w:pPr>
      <w:rPr>
        <w:rFonts w:ascii="Arial" w:hAnsi="Arial" w:hint="default"/>
      </w:rPr>
    </w:lvl>
    <w:lvl w:ilvl="6" w:tplc="F4D06100" w:tentative="1">
      <w:start w:val="1"/>
      <w:numFmt w:val="bullet"/>
      <w:lvlText w:val="A"/>
      <w:lvlJc w:val="left"/>
      <w:pPr>
        <w:tabs>
          <w:tab w:val="num" w:pos="5040"/>
        </w:tabs>
        <w:ind w:left="5040" w:hanging="360"/>
      </w:pPr>
      <w:rPr>
        <w:rFonts w:ascii="Arial" w:hAnsi="Arial" w:hint="default"/>
      </w:rPr>
    </w:lvl>
    <w:lvl w:ilvl="7" w:tplc="A4B8DA6C" w:tentative="1">
      <w:start w:val="1"/>
      <w:numFmt w:val="bullet"/>
      <w:lvlText w:val="A"/>
      <w:lvlJc w:val="left"/>
      <w:pPr>
        <w:tabs>
          <w:tab w:val="num" w:pos="5760"/>
        </w:tabs>
        <w:ind w:left="5760" w:hanging="360"/>
      </w:pPr>
      <w:rPr>
        <w:rFonts w:ascii="Arial" w:hAnsi="Arial" w:hint="default"/>
      </w:rPr>
    </w:lvl>
    <w:lvl w:ilvl="8" w:tplc="F6C2FD4C" w:tentative="1">
      <w:start w:val="1"/>
      <w:numFmt w:val="bullet"/>
      <w:lvlText w:val="A"/>
      <w:lvlJc w:val="left"/>
      <w:pPr>
        <w:tabs>
          <w:tab w:val="num" w:pos="6480"/>
        </w:tabs>
        <w:ind w:left="6480" w:hanging="360"/>
      </w:pPr>
      <w:rPr>
        <w:rFonts w:ascii="Arial" w:hAnsi="Arial" w:hint="default"/>
      </w:rPr>
    </w:lvl>
  </w:abstractNum>
  <w:abstractNum w:abstractNumId="17">
    <w:nsid w:val="063663C0"/>
    <w:multiLevelType w:val="hybridMultilevel"/>
    <w:tmpl w:val="EC2282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06506267"/>
    <w:multiLevelType w:val="hybridMultilevel"/>
    <w:tmpl w:val="BDDC3CA2"/>
    <w:lvl w:ilvl="0" w:tplc="7F2065DE">
      <w:start w:val="1"/>
      <w:numFmt w:val="bullet"/>
      <w:lvlText w:val="N"/>
      <w:lvlJc w:val="left"/>
      <w:pPr>
        <w:tabs>
          <w:tab w:val="num" w:pos="720"/>
        </w:tabs>
        <w:ind w:left="720" w:hanging="360"/>
      </w:pPr>
      <w:rPr>
        <w:rFonts w:ascii="Arial" w:hAnsi="Arial" w:hint="default"/>
      </w:rPr>
    </w:lvl>
    <w:lvl w:ilvl="1" w:tplc="4FE0C372" w:tentative="1">
      <w:start w:val="1"/>
      <w:numFmt w:val="bullet"/>
      <w:lvlText w:val="N"/>
      <w:lvlJc w:val="left"/>
      <w:pPr>
        <w:tabs>
          <w:tab w:val="num" w:pos="1440"/>
        </w:tabs>
        <w:ind w:left="1440" w:hanging="360"/>
      </w:pPr>
      <w:rPr>
        <w:rFonts w:ascii="Arial" w:hAnsi="Arial" w:hint="default"/>
      </w:rPr>
    </w:lvl>
    <w:lvl w:ilvl="2" w:tplc="76703736" w:tentative="1">
      <w:start w:val="1"/>
      <w:numFmt w:val="bullet"/>
      <w:lvlText w:val="N"/>
      <w:lvlJc w:val="left"/>
      <w:pPr>
        <w:tabs>
          <w:tab w:val="num" w:pos="2160"/>
        </w:tabs>
        <w:ind w:left="2160" w:hanging="360"/>
      </w:pPr>
      <w:rPr>
        <w:rFonts w:ascii="Arial" w:hAnsi="Arial" w:hint="default"/>
      </w:rPr>
    </w:lvl>
    <w:lvl w:ilvl="3" w:tplc="8704041C" w:tentative="1">
      <w:start w:val="1"/>
      <w:numFmt w:val="bullet"/>
      <w:lvlText w:val="N"/>
      <w:lvlJc w:val="left"/>
      <w:pPr>
        <w:tabs>
          <w:tab w:val="num" w:pos="2880"/>
        </w:tabs>
        <w:ind w:left="2880" w:hanging="360"/>
      </w:pPr>
      <w:rPr>
        <w:rFonts w:ascii="Arial" w:hAnsi="Arial" w:hint="default"/>
      </w:rPr>
    </w:lvl>
    <w:lvl w:ilvl="4" w:tplc="ECDEA3B6" w:tentative="1">
      <w:start w:val="1"/>
      <w:numFmt w:val="bullet"/>
      <w:lvlText w:val="N"/>
      <w:lvlJc w:val="left"/>
      <w:pPr>
        <w:tabs>
          <w:tab w:val="num" w:pos="3600"/>
        </w:tabs>
        <w:ind w:left="3600" w:hanging="360"/>
      </w:pPr>
      <w:rPr>
        <w:rFonts w:ascii="Arial" w:hAnsi="Arial" w:hint="default"/>
      </w:rPr>
    </w:lvl>
    <w:lvl w:ilvl="5" w:tplc="2806FA14" w:tentative="1">
      <w:start w:val="1"/>
      <w:numFmt w:val="bullet"/>
      <w:lvlText w:val="N"/>
      <w:lvlJc w:val="left"/>
      <w:pPr>
        <w:tabs>
          <w:tab w:val="num" w:pos="4320"/>
        </w:tabs>
        <w:ind w:left="4320" w:hanging="360"/>
      </w:pPr>
      <w:rPr>
        <w:rFonts w:ascii="Arial" w:hAnsi="Arial" w:hint="default"/>
      </w:rPr>
    </w:lvl>
    <w:lvl w:ilvl="6" w:tplc="59F81504" w:tentative="1">
      <w:start w:val="1"/>
      <w:numFmt w:val="bullet"/>
      <w:lvlText w:val="N"/>
      <w:lvlJc w:val="left"/>
      <w:pPr>
        <w:tabs>
          <w:tab w:val="num" w:pos="5040"/>
        </w:tabs>
        <w:ind w:left="5040" w:hanging="360"/>
      </w:pPr>
      <w:rPr>
        <w:rFonts w:ascii="Arial" w:hAnsi="Arial" w:hint="default"/>
      </w:rPr>
    </w:lvl>
    <w:lvl w:ilvl="7" w:tplc="BDF63288" w:tentative="1">
      <w:start w:val="1"/>
      <w:numFmt w:val="bullet"/>
      <w:lvlText w:val="N"/>
      <w:lvlJc w:val="left"/>
      <w:pPr>
        <w:tabs>
          <w:tab w:val="num" w:pos="5760"/>
        </w:tabs>
        <w:ind w:left="5760" w:hanging="360"/>
      </w:pPr>
      <w:rPr>
        <w:rFonts w:ascii="Arial" w:hAnsi="Arial" w:hint="default"/>
      </w:rPr>
    </w:lvl>
    <w:lvl w:ilvl="8" w:tplc="E1C023F8" w:tentative="1">
      <w:start w:val="1"/>
      <w:numFmt w:val="bullet"/>
      <w:lvlText w:val="N"/>
      <w:lvlJc w:val="left"/>
      <w:pPr>
        <w:tabs>
          <w:tab w:val="num" w:pos="6480"/>
        </w:tabs>
        <w:ind w:left="6480" w:hanging="360"/>
      </w:pPr>
      <w:rPr>
        <w:rFonts w:ascii="Arial" w:hAnsi="Arial" w:hint="default"/>
      </w:rPr>
    </w:lvl>
  </w:abstractNum>
  <w:abstractNum w:abstractNumId="19">
    <w:nsid w:val="06B56EA7"/>
    <w:multiLevelType w:val="hybridMultilevel"/>
    <w:tmpl w:val="9E300B68"/>
    <w:lvl w:ilvl="0" w:tplc="04090001">
      <w:start w:val="1"/>
      <w:numFmt w:val="bullet"/>
      <w:lvlText w:val=""/>
      <w:lvlJc w:val="left"/>
      <w:pPr>
        <w:ind w:left="2880" w:hanging="360"/>
      </w:pPr>
      <w:rPr>
        <w:rFonts w:ascii="Symbol" w:hAnsi="Symbol" w:hint="default"/>
      </w:rPr>
    </w:lvl>
    <w:lvl w:ilvl="1" w:tplc="04090005">
      <w:start w:val="1"/>
      <w:numFmt w:val="bullet"/>
      <w:lvlText w:val=""/>
      <w:lvlJc w:val="left"/>
      <w:pPr>
        <w:ind w:left="3600" w:hanging="360"/>
      </w:pPr>
      <w:rPr>
        <w:rFonts w:ascii="Wingdings" w:hAnsi="Wingdings"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0710253D"/>
    <w:multiLevelType w:val="hybridMultilevel"/>
    <w:tmpl w:val="86285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7A20E8C"/>
    <w:multiLevelType w:val="hybridMultilevel"/>
    <w:tmpl w:val="785A8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83F0A54"/>
    <w:multiLevelType w:val="hybridMultilevel"/>
    <w:tmpl w:val="C73A7DCA"/>
    <w:lvl w:ilvl="0" w:tplc="1632F262">
      <w:start w:val="1"/>
      <w:numFmt w:val="bullet"/>
      <w:lvlText w:val="C"/>
      <w:lvlJc w:val="left"/>
      <w:pPr>
        <w:tabs>
          <w:tab w:val="num" w:pos="720"/>
        </w:tabs>
        <w:ind w:left="720" w:hanging="360"/>
      </w:pPr>
      <w:rPr>
        <w:rFonts w:ascii="Arial" w:hAnsi="Arial" w:hint="default"/>
      </w:rPr>
    </w:lvl>
    <w:lvl w:ilvl="1" w:tplc="45A2C4E8" w:tentative="1">
      <w:start w:val="1"/>
      <w:numFmt w:val="bullet"/>
      <w:lvlText w:val="C"/>
      <w:lvlJc w:val="left"/>
      <w:pPr>
        <w:tabs>
          <w:tab w:val="num" w:pos="1440"/>
        </w:tabs>
        <w:ind w:left="1440" w:hanging="360"/>
      </w:pPr>
      <w:rPr>
        <w:rFonts w:ascii="Arial" w:hAnsi="Arial" w:hint="default"/>
      </w:rPr>
    </w:lvl>
    <w:lvl w:ilvl="2" w:tplc="82FEAB36" w:tentative="1">
      <w:start w:val="1"/>
      <w:numFmt w:val="bullet"/>
      <w:lvlText w:val="C"/>
      <w:lvlJc w:val="left"/>
      <w:pPr>
        <w:tabs>
          <w:tab w:val="num" w:pos="2160"/>
        </w:tabs>
        <w:ind w:left="2160" w:hanging="360"/>
      </w:pPr>
      <w:rPr>
        <w:rFonts w:ascii="Arial" w:hAnsi="Arial" w:hint="default"/>
      </w:rPr>
    </w:lvl>
    <w:lvl w:ilvl="3" w:tplc="CC380978" w:tentative="1">
      <w:start w:val="1"/>
      <w:numFmt w:val="bullet"/>
      <w:lvlText w:val="C"/>
      <w:lvlJc w:val="left"/>
      <w:pPr>
        <w:tabs>
          <w:tab w:val="num" w:pos="2880"/>
        </w:tabs>
        <w:ind w:left="2880" w:hanging="360"/>
      </w:pPr>
      <w:rPr>
        <w:rFonts w:ascii="Arial" w:hAnsi="Arial" w:hint="default"/>
      </w:rPr>
    </w:lvl>
    <w:lvl w:ilvl="4" w:tplc="7ACA3678" w:tentative="1">
      <w:start w:val="1"/>
      <w:numFmt w:val="bullet"/>
      <w:lvlText w:val="C"/>
      <w:lvlJc w:val="left"/>
      <w:pPr>
        <w:tabs>
          <w:tab w:val="num" w:pos="3600"/>
        </w:tabs>
        <w:ind w:left="3600" w:hanging="360"/>
      </w:pPr>
      <w:rPr>
        <w:rFonts w:ascii="Arial" w:hAnsi="Arial" w:hint="default"/>
      </w:rPr>
    </w:lvl>
    <w:lvl w:ilvl="5" w:tplc="F2903340" w:tentative="1">
      <w:start w:val="1"/>
      <w:numFmt w:val="bullet"/>
      <w:lvlText w:val="C"/>
      <w:lvlJc w:val="left"/>
      <w:pPr>
        <w:tabs>
          <w:tab w:val="num" w:pos="4320"/>
        </w:tabs>
        <w:ind w:left="4320" w:hanging="360"/>
      </w:pPr>
      <w:rPr>
        <w:rFonts w:ascii="Arial" w:hAnsi="Arial" w:hint="default"/>
      </w:rPr>
    </w:lvl>
    <w:lvl w:ilvl="6" w:tplc="A268E508" w:tentative="1">
      <w:start w:val="1"/>
      <w:numFmt w:val="bullet"/>
      <w:lvlText w:val="C"/>
      <w:lvlJc w:val="left"/>
      <w:pPr>
        <w:tabs>
          <w:tab w:val="num" w:pos="5040"/>
        </w:tabs>
        <w:ind w:left="5040" w:hanging="360"/>
      </w:pPr>
      <w:rPr>
        <w:rFonts w:ascii="Arial" w:hAnsi="Arial" w:hint="default"/>
      </w:rPr>
    </w:lvl>
    <w:lvl w:ilvl="7" w:tplc="2206BFC4" w:tentative="1">
      <w:start w:val="1"/>
      <w:numFmt w:val="bullet"/>
      <w:lvlText w:val="C"/>
      <w:lvlJc w:val="left"/>
      <w:pPr>
        <w:tabs>
          <w:tab w:val="num" w:pos="5760"/>
        </w:tabs>
        <w:ind w:left="5760" w:hanging="360"/>
      </w:pPr>
      <w:rPr>
        <w:rFonts w:ascii="Arial" w:hAnsi="Arial" w:hint="default"/>
      </w:rPr>
    </w:lvl>
    <w:lvl w:ilvl="8" w:tplc="4F1C7730" w:tentative="1">
      <w:start w:val="1"/>
      <w:numFmt w:val="bullet"/>
      <w:lvlText w:val="C"/>
      <w:lvlJc w:val="left"/>
      <w:pPr>
        <w:tabs>
          <w:tab w:val="num" w:pos="6480"/>
        </w:tabs>
        <w:ind w:left="6480" w:hanging="360"/>
      </w:pPr>
      <w:rPr>
        <w:rFonts w:ascii="Arial" w:hAnsi="Arial" w:hint="default"/>
      </w:rPr>
    </w:lvl>
  </w:abstractNum>
  <w:abstractNum w:abstractNumId="23">
    <w:nsid w:val="0860796B"/>
    <w:multiLevelType w:val="hybridMultilevel"/>
    <w:tmpl w:val="A6E09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08706336"/>
    <w:multiLevelType w:val="hybridMultilevel"/>
    <w:tmpl w:val="BFE40088"/>
    <w:lvl w:ilvl="0" w:tplc="D476617C">
      <w:start w:val="1"/>
      <w:numFmt w:val="bullet"/>
      <w:lvlText w:val="•"/>
      <w:lvlJc w:val="left"/>
      <w:pPr>
        <w:tabs>
          <w:tab w:val="num" w:pos="720"/>
        </w:tabs>
        <w:ind w:left="720" w:hanging="360"/>
      </w:pPr>
      <w:rPr>
        <w:rFonts w:ascii="Arial" w:hAnsi="Arial" w:hint="default"/>
      </w:rPr>
    </w:lvl>
    <w:lvl w:ilvl="1" w:tplc="3CCCD9B4" w:tentative="1">
      <w:start w:val="1"/>
      <w:numFmt w:val="bullet"/>
      <w:lvlText w:val="•"/>
      <w:lvlJc w:val="left"/>
      <w:pPr>
        <w:tabs>
          <w:tab w:val="num" w:pos="1440"/>
        </w:tabs>
        <w:ind w:left="1440" w:hanging="360"/>
      </w:pPr>
      <w:rPr>
        <w:rFonts w:ascii="Arial" w:hAnsi="Arial" w:hint="default"/>
      </w:rPr>
    </w:lvl>
    <w:lvl w:ilvl="2" w:tplc="69880832" w:tentative="1">
      <w:start w:val="1"/>
      <w:numFmt w:val="bullet"/>
      <w:lvlText w:val="•"/>
      <w:lvlJc w:val="left"/>
      <w:pPr>
        <w:tabs>
          <w:tab w:val="num" w:pos="2160"/>
        </w:tabs>
        <w:ind w:left="2160" w:hanging="360"/>
      </w:pPr>
      <w:rPr>
        <w:rFonts w:ascii="Arial" w:hAnsi="Arial" w:hint="default"/>
      </w:rPr>
    </w:lvl>
    <w:lvl w:ilvl="3" w:tplc="A4F00C18" w:tentative="1">
      <w:start w:val="1"/>
      <w:numFmt w:val="bullet"/>
      <w:lvlText w:val="•"/>
      <w:lvlJc w:val="left"/>
      <w:pPr>
        <w:tabs>
          <w:tab w:val="num" w:pos="2880"/>
        </w:tabs>
        <w:ind w:left="2880" w:hanging="360"/>
      </w:pPr>
      <w:rPr>
        <w:rFonts w:ascii="Arial" w:hAnsi="Arial" w:hint="default"/>
      </w:rPr>
    </w:lvl>
    <w:lvl w:ilvl="4" w:tplc="608AFDB4" w:tentative="1">
      <w:start w:val="1"/>
      <w:numFmt w:val="bullet"/>
      <w:lvlText w:val="•"/>
      <w:lvlJc w:val="left"/>
      <w:pPr>
        <w:tabs>
          <w:tab w:val="num" w:pos="3600"/>
        </w:tabs>
        <w:ind w:left="3600" w:hanging="360"/>
      </w:pPr>
      <w:rPr>
        <w:rFonts w:ascii="Arial" w:hAnsi="Arial" w:hint="default"/>
      </w:rPr>
    </w:lvl>
    <w:lvl w:ilvl="5" w:tplc="9ED6E12C" w:tentative="1">
      <w:start w:val="1"/>
      <w:numFmt w:val="bullet"/>
      <w:lvlText w:val="•"/>
      <w:lvlJc w:val="left"/>
      <w:pPr>
        <w:tabs>
          <w:tab w:val="num" w:pos="4320"/>
        </w:tabs>
        <w:ind w:left="4320" w:hanging="360"/>
      </w:pPr>
      <w:rPr>
        <w:rFonts w:ascii="Arial" w:hAnsi="Arial" w:hint="default"/>
      </w:rPr>
    </w:lvl>
    <w:lvl w:ilvl="6" w:tplc="F40C16A6" w:tentative="1">
      <w:start w:val="1"/>
      <w:numFmt w:val="bullet"/>
      <w:lvlText w:val="•"/>
      <w:lvlJc w:val="left"/>
      <w:pPr>
        <w:tabs>
          <w:tab w:val="num" w:pos="5040"/>
        </w:tabs>
        <w:ind w:left="5040" w:hanging="360"/>
      </w:pPr>
      <w:rPr>
        <w:rFonts w:ascii="Arial" w:hAnsi="Arial" w:hint="default"/>
      </w:rPr>
    </w:lvl>
    <w:lvl w:ilvl="7" w:tplc="5EA2FB36" w:tentative="1">
      <w:start w:val="1"/>
      <w:numFmt w:val="bullet"/>
      <w:lvlText w:val="•"/>
      <w:lvlJc w:val="left"/>
      <w:pPr>
        <w:tabs>
          <w:tab w:val="num" w:pos="5760"/>
        </w:tabs>
        <w:ind w:left="5760" w:hanging="360"/>
      </w:pPr>
      <w:rPr>
        <w:rFonts w:ascii="Arial" w:hAnsi="Arial" w:hint="default"/>
      </w:rPr>
    </w:lvl>
    <w:lvl w:ilvl="8" w:tplc="1200D7EC" w:tentative="1">
      <w:start w:val="1"/>
      <w:numFmt w:val="bullet"/>
      <w:lvlText w:val="•"/>
      <w:lvlJc w:val="left"/>
      <w:pPr>
        <w:tabs>
          <w:tab w:val="num" w:pos="6480"/>
        </w:tabs>
        <w:ind w:left="6480" w:hanging="360"/>
      </w:pPr>
      <w:rPr>
        <w:rFonts w:ascii="Arial" w:hAnsi="Arial" w:hint="default"/>
      </w:rPr>
    </w:lvl>
  </w:abstractNum>
  <w:abstractNum w:abstractNumId="25">
    <w:nsid w:val="08EB48F0"/>
    <w:multiLevelType w:val="hybridMultilevel"/>
    <w:tmpl w:val="C95ED9C4"/>
    <w:lvl w:ilvl="0" w:tplc="AD90D7C8">
      <w:start w:val="1"/>
      <w:numFmt w:val="bullet"/>
      <w:lvlText w:val="M"/>
      <w:lvlJc w:val="left"/>
      <w:pPr>
        <w:tabs>
          <w:tab w:val="num" w:pos="720"/>
        </w:tabs>
        <w:ind w:left="720" w:hanging="360"/>
      </w:pPr>
      <w:rPr>
        <w:rFonts w:ascii="Arial" w:hAnsi="Arial" w:hint="default"/>
      </w:rPr>
    </w:lvl>
    <w:lvl w:ilvl="1" w:tplc="9D7C04B0" w:tentative="1">
      <w:start w:val="1"/>
      <w:numFmt w:val="bullet"/>
      <w:lvlText w:val="M"/>
      <w:lvlJc w:val="left"/>
      <w:pPr>
        <w:tabs>
          <w:tab w:val="num" w:pos="1440"/>
        </w:tabs>
        <w:ind w:left="1440" w:hanging="360"/>
      </w:pPr>
      <w:rPr>
        <w:rFonts w:ascii="Arial" w:hAnsi="Arial" w:hint="default"/>
      </w:rPr>
    </w:lvl>
    <w:lvl w:ilvl="2" w:tplc="4F665430" w:tentative="1">
      <w:start w:val="1"/>
      <w:numFmt w:val="bullet"/>
      <w:lvlText w:val="M"/>
      <w:lvlJc w:val="left"/>
      <w:pPr>
        <w:tabs>
          <w:tab w:val="num" w:pos="2160"/>
        </w:tabs>
        <w:ind w:left="2160" w:hanging="360"/>
      </w:pPr>
      <w:rPr>
        <w:rFonts w:ascii="Arial" w:hAnsi="Arial" w:hint="default"/>
      </w:rPr>
    </w:lvl>
    <w:lvl w:ilvl="3" w:tplc="3ED6258C" w:tentative="1">
      <w:start w:val="1"/>
      <w:numFmt w:val="bullet"/>
      <w:lvlText w:val="M"/>
      <w:lvlJc w:val="left"/>
      <w:pPr>
        <w:tabs>
          <w:tab w:val="num" w:pos="2880"/>
        </w:tabs>
        <w:ind w:left="2880" w:hanging="360"/>
      </w:pPr>
      <w:rPr>
        <w:rFonts w:ascii="Arial" w:hAnsi="Arial" w:hint="default"/>
      </w:rPr>
    </w:lvl>
    <w:lvl w:ilvl="4" w:tplc="F4A4D594" w:tentative="1">
      <w:start w:val="1"/>
      <w:numFmt w:val="bullet"/>
      <w:lvlText w:val="M"/>
      <w:lvlJc w:val="left"/>
      <w:pPr>
        <w:tabs>
          <w:tab w:val="num" w:pos="3600"/>
        </w:tabs>
        <w:ind w:left="3600" w:hanging="360"/>
      </w:pPr>
      <w:rPr>
        <w:rFonts w:ascii="Arial" w:hAnsi="Arial" w:hint="default"/>
      </w:rPr>
    </w:lvl>
    <w:lvl w:ilvl="5" w:tplc="5044B744" w:tentative="1">
      <w:start w:val="1"/>
      <w:numFmt w:val="bullet"/>
      <w:lvlText w:val="M"/>
      <w:lvlJc w:val="left"/>
      <w:pPr>
        <w:tabs>
          <w:tab w:val="num" w:pos="4320"/>
        </w:tabs>
        <w:ind w:left="4320" w:hanging="360"/>
      </w:pPr>
      <w:rPr>
        <w:rFonts w:ascii="Arial" w:hAnsi="Arial" w:hint="default"/>
      </w:rPr>
    </w:lvl>
    <w:lvl w:ilvl="6" w:tplc="19B45162" w:tentative="1">
      <w:start w:val="1"/>
      <w:numFmt w:val="bullet"/>
      <w:lvlText w:val="M"/>
      <w:lvlJc w:val="left"/>
      <w:pPr>
        <w:tabs>
          <w:tab w:val="num" w:pos="5040"/>
        </w:tabs>
        <w:ind w:left="5040" w:hanging="360"/>
      </w:pPr>
      <w:rPr>
        <w:rFonts w:ascii="Arial" w:hAnsi="Arial" w:hint="default"/>
      </w:rPr>
    </w:lvl>
    <w:lvl w:ilvl="7" w:tplc="755482AC" w:tentative="1">
      <w:start w:val="1"/>
      <w:numFmt w:val="bullet"/>
      <w:lvlText w:val="M"/>
      <w:lvlJc w:val="left"/>
      <w:pPr>
        <w:tabs>
          <w:tab w:val="num" w:pos="5760"/>
        </w:tabs>
        <w:ind w:left="5760" w:hanging="360"/>
      </w:pPr>
      <w:rPr>
        <w:rFonts w:ascii="Arial" w:hAnsi="Arial" w:hint="default"/>
      </w:rPr>
    </w:lvl>
    <w:lvl w:ilvl="8" w:tplc="91585348" w:tentative="1">
      <w:start w:val="1"/>
      <w:numFmt w:val="bullet"/>
      <w:lvlText w:val="M"/>
      <w:lvlJc w:val="left"/>
      <w:pPr>
        <w:tabs>
          <w:tab w:val="num" w:pos="6480"/>
        </w:tabs>
        <w:ind w:left="6480" w:hanging="360"/>
      </w:pPr>
      <w:rPr>
        <w:rFonts w:ascii="Arial" w:hAnsi="Arial" w:hint="default"/>
      </w:rPr>
    </w:lvl>
  </w:abstractNum>
  <w:abstractNum w:abstractNumId="26">
    <w:nsid w:val="09A530D2"/>
    <w:multiLevelType w:val="hybridMultilevel"/>
    <w:tmpl w:val="3BA2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0A88305A"/>
    <w:multiLevelType w:val="multilevel"/>
    <w:tmpl w:val="7512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B224316"/>
    <w:multiLevelType w:val="hybridMultilevel"/>
    <w:tmpl w:val="C9626920"/>
    <w:lvl w:ilvl="0" w:tplc="6B7ABE14">
      <w:start w:val="1"/>
      <w:numFmt w:val="bullet"/>
      <w:lvlText w:val="M"/>
      <w:lvlJc w:val="left"/>
      <w:pPr>
        <w:tabs>
          <w:tab w:val="num" w:pos="720"/>
        </w:tabs>
        <w:ind w:left="720" w:hanging="360"/>
      </w:pPr>
      <w:rPr>
        <w:rFonts w:ascii="Arial" w:hAnsi="Arial" w:hint="default"/>
      </w:rPr>
    </w:lvl>
    <w:lvl w:ilvl="1" w:tplc="B2A26D36" w:tentative="1">
      <w:start w:val="1"/>
      <w:numFmt w:val="bullet"/>
      <w:lvlText w:val="M"/>
      <w:lvlJc w:val="left"/>
      <w:pPr>
        <w:tabs>
          <w:tab w:val="num" w:pos="1440"/>
        </w:tabs>
        <w:ind w:left="1440" w:hanging="360"/>
      </w:pPr>
      <w:rPr>
        <w:rFonts w:ascii="Arial" w:hAnsi="Arial" w:hint="default"/>
      </w:rPr>
    </w:lvl>
    <w:lvl w:ilvl="2" w:tplc="15BC2456" w:tentative="1">
      <w:start w:val="1"/>
      <w:numFmt w:val="bullet"/>
      <w:lvlText w:val="M"/>
      <w:lvlJc w:val="left"/>
      <w:pPr>
        <w:tabs>
          <w:tab w:val="num" w:pos="2160"/>
        </w:tabs>
        <w:ind w:left="2160" w:hanging="360"/>
      </w:pPr>
      <w:rPr>
        <w:rFonts w:ascii="Arial" w:hAnsi="Arial" w:hint="default"/>
      </w:rPr>
    </w:lvl>
    <w:lvl w:ilvl="3" w:tplc="3D3A59C2" w:tentative="1">
      <w:start w:val="1"/>
      <w:numFmt w:val="bullet"/>
      <w:lvlText w:val="M"/>
      <w:lvlJc w:val="left"/>
      <w:pPr>
        <w:tabs>
          <w:tab w:val="num" w:pos="2880"/>
        </w:tabs>
        <w:ind w:left="2880" w:hanging="360"/>
      </w:pPr>
      <w:rPr>
        <w:rFonts w:ascii="Arial" w:hAnsi="Arial" w:hint="default"/>
      </w:rPr>
    </w:lvl>
    <w:lvl w:ilvl="4" w:tplc="F490F522" w:tentative="1">
      <w:start w:val="1"/>
      <w:numFmt w:val="bullet"/>
      <w:lvlText w:val="M"/>
      <w:lvlJc w:val="left"/>
      <w:pPr>
        <w:tabs>
          <w:tab w:val="num" w:pos="3600"/>
        </w:tabs>
        <w:ind w:left="3600" w:hanging="360"/>
      </w:pPr>
      <w:rPr>
        <w:rFonts w:ascii="Arial" w:hAnsi="Arial" w:hint="default"/>
      </w:rPr>
    </w:lvl>
    <w:lvl w:ilvl="5" w:tplc="AD74DF58" w:tentative="1">
      <w:start w:val="1"/>
      <w:numFmt w:val="bullet"/>
      <w:lvlText w:val="M"/>
      <w:lvlJc w:val="left"/>
      <w:pPr>
        <w:tabs>
          <w:tab w:val="num" w:pos="4320"/>
        </w:tabs>
        <w:ind w:left="4320" w:hanging="360"/>
      </w:pPr>
      <w:rPr>
        <w:rFonts w:ascii="Arial" w:hAnsi="Arial" w:hint="default"/>
      </w:rPr>
    </w:lvl>
    <w:lvl w:ilvl="6" w:tplc="D91E07D6" w:tentative="1">
      <w:start w:val="1"/>
      <w:numFmt w:val="bullet"/>
      <w:lvlText w:val="M"/>
      <w:lvlJc w:val="left"/>
      <w:pPr>
        <w:tabs>
          <w:tab w:val="num" w:pos="5040"/>
        </w:tabs>
        <w:ind w:left="5040" w:hanging="360"/>
      </w:pPr>
      <w:rPr>
        <w:rFonts w:ascii="Arial" w:hAnsi="Arial" w:hint="default"/>
      </w:rPr>
    </w:lvl>
    <w:lvl w:ilvl="7" w:tplc="E0DE3620" w:tentative="1">
      <w:start w:val="1"/>
      <w:numFmt w:val="bullet"/>
      <w:lvlText w:val="M"/>
      <w:lvlJc w:val="left"/>
      <w:pPr>
        <w:tabs>
          <w:tab w:val="num" w:pos="5760"/>
        </w:tabs>
        <w:ind w:left="5760" w:hanging="360"/>
      </w:pPr>
      <w:rPr>
        <w:rFonts w:ascii="Arial" w:hAnsi="Arial" w:hint="default"/>
      </w:rPr>
    </w:lvl>
    <w:lvl w:ilvl="8" w:tplc="BE14A032" w:tentative="1">
      <w:start w:val="1"/>
      <w:numFmt w:val="bullet"/>
      <w:lvlText w:val="M"/>
      <w:lvlJc w:val="left"/>
      <w:pPr>
        <w:tabs>
          <w:tab w:val="num" w:pos="6480"/>
        </w:tabs>
        <w:ind w:left="6480" w:hanging="360"/>
      </w:pPr>
      <w:rPr>
        <w:rFonts w:ascii="Arial" w:hAnsi="Arial" w:hint="default"/>
      </w:rPr>
    </w:lvl>
  </w:abstractNum>
  <w:abstractNum w:abstractNumId="29">
    <w:nsid w:val="0B501DBE"/>
    <w:multiLevelType w:val="hybridMultilevel"/>
    <w:tmpl w:val="581244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0B5A22C5"/>
    <w:multiLevelType w:val="hybridMultilevel"/>
    <w:tmpl w:val="1368E8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0C763DD3"/>
    <w:multiLevelType w:val="hybridMultilevel"/>
    <w:tmpl w:val="ECAAC32E"/>
    <w:lvl w:ilvl="0" w:tplc="702A5D2C">
      <w:start w:val="1"/>
      <w:numFmt w:val="bullet"/>
      <w:lvlText w:val="E"/>
      <w:lvlJc w:val="left"/>
      <w:pPr>
        <w:tabs>
          <w:tab w:val="num" w:pos="720"/>
        </w:tabs>
        <w:ind w:left="720" w:hanging="360"/>
      </w:pPr>
      <w:rPr>
        <w:rFonts w:ascii="Arial" w:hAnsi="Arial" w:hint="default"/>
      </w:rPr>
    </w:lvl>
    <w:lvl w:ilvl="1" w:tplc="D8ACCB52" w:tentative="1">
      <w:start w:val="1"/>
      <w:numFmt w:val="bullet"/>
      <w:lvlText w:val="E"/>
      <w:lvlJc w:val="left"/>
      <w:pPr>
        <w:tabs>
          <w:tab w:val="num" w:pos="1440"/>
        </w:tabs>
        <w:ind w:left="1440" w:hanging="360"/>
      </w:pPr>
      <w:rPr>
        <w:rFonts w:ascii="Arial" w:hAnsi="Arial" w:hint="default"/>
      </w:rPr>
    </w:lvl>
    <w:lvl w:ilvl="2" w:tplc="ACAA8D34" w:tentative="1">
      <w:start w:val="1"/>
      <w:numFmt w:val="bullet"/>
      <w:lvlText w:val="E"/>
      <w:lvlJc w:val="left"/>
      <w:pPr>
        <w:tabs>
          <w:tab w:val="num" w:pos="2160"/>
        </w:tabs>
        <w:ind w:left="2160" w:hanging="360"/>
      </w:pPr>
      <w:rPr>
        <w:rFonts w:ascii="Arial" w:hAnsi="Arial" w:hint="default"/>
      </w:rPr>
    </w:lvl>
    <w:lvl w:ilvl="3" w:tplc="AA364DFE" w:tentative="1">
      <w:start w:val="1"/>
      <w:numFmt w:val="bullet"/>
      <w:lvlText w:val="E"/>
      <w:lvlJc w:val="left"/>
      <w:pPr>
        <w:tabs>
          <w:tab w:val="num" w:pos="2880"/>
        </w:tabs>
        <w:ind w:left="2880" w:hanging="360"/>
      </w:pPr>
      <w:rPr>
        <w:rFonts w:ascii="Arial" w:hAnsi="Arial" w:hint="default"/>
      </w:rPr>
    </w:lvl>
    <w:lvl w:ilvl="4" w:tplc="7A14C18E" w:tentative="1">
      <w:start w:val="1"/>
      <w:numFmt w:val="bullet"/>
      <w:lvlText w:val="E"/>
      <w:lvlJc w:val="left"/>
      <w:pPr>
        <w:tabs>
          <w:tab w:val="num" w:pos="3600"/>
        </w:tabs>
        <w:ind w:left="3600" w:hanging="360"/>
      </w:pPr>
      <w:rPr>
        <w:rFonts w:ascii="Arial" w:hAnsi="Arial" w:hint="default"/>
      </w:rPr>
    </w:lvl>
    <w:lvl w:ilvl="5" w:tplc="1B30672E" w:tentative="1">
      <w:start w:val="1"/>
      <w:numFmt w:val="bullet"/>
      <w:lvlText w:val="E"/>
      <w:lvlJc w:val="left"/>
      <w:pPr>
        <w:tabs>
          <w:tab w:val="num" w:pos="4320"/>
        </w:tabs>
        <w:ind w:left="4320" w:hanging="360"/>
      </w:pPr>
      <w:rPr>
        <w:rFonts w:ascii="Arial" w:hAnsi="Arial" w:hint="default"/>
      </w:rPr>
    </w:lvl>
    <w:lvl w:ilvl="6" w:tplc="B3A8D646" w:tentative="1">
      <w:start w:val="1"/>
      <w:numFmt w:val="bullet"/>
      <w:lvlText w:val="E"/>
      <w:lvlJc w:val="left"/>
      <w:pPr>
        <w:tabs>
          <w:tab w:val="num" w:pos="5040"/>
        </w:tabs>
        <w:ind w:left="5040" w:hanging="360"/>
      </w:pPr>
      <w:rPr>
        <w:rFonts w:ascii="Arial" w:hAnsi="Arial" w:hint="default"/>
      </w:rPr>
    </w:lvl>
    <w:lvl w:ilvl="7" w:tplc="C1487A96" w:tentative="1">
      <w:start w:val="1"/>
      <w:numFmt w:val="bullet"/>
      <w:lvlText w:val="E"/>
      <w:lvlJc w:val="left"/>
      <w:pPr>
        <w:tabs>
          <w:tab w:val="num" w:pos="5760"/>
        </w:tabs>
        <w:ind w:left="5760" w:hanging="360"/>
      </w:pPr>
      <w:rPr>
        <w:rFonts w:ascii="Arial" w:hAnsi="Arial" w:hint="default"/>
      </w:rPr>
    </w:lvl>
    <w:lvl w:ilvl="8" w:tplc="66960198" w:tentative="1">
      <w:start w:val="1"/>
      <w:numFmt w:val="bullet"/>
      <w:lvlText w:val="E"/>
      <w:lvlJc w:val="left"/>
      <w:pPr>
        <w:tabs>
          <w:tab w:val="num" w:pos="6480"/>
        </w:tabs>
        <w:ind w:left="6480" w:hanging="360"/>
      </w:pPr>
      <w:rPr>
        <w:rFonts w:ascii="Arial" w:hAnsi="Arial" w:hint="default"/>
      </w:rPr>
    </w:lvl>
  </w:abstractNum>
  <w:abstractNum w:abstractNumId="32">
    <w:nsid w:val="0CE31713"/>
    <w:multiLevelType w:val="multilevel"/>
    <w:tmpl w:val="D1BC965A"/>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nsid w:val="0DB86C88"/>
    <w:multiLevelType w:val="hybridMultilevel"/>
    <w:tmpl w:val="E04C6C78"/>
    <w:lvl w:ilvl="0" w:tplc="004241D6">
      <w:start w:val="1"/>
      <w:numFmt w:val="bullet"/>
      <w:lvlText w:val=""/>
      <w:lvlJc w:val="left"/>
      <w:pPr>
        <w:ind w:left="720" w:hanging="360"/>
      </w:pPr>
      <w:rPr>
        <w:rFonts w:ascii="Symbol" w:hAnsi="Symbol" w:hint="default"/>
      </w:rPr>
    </w:lvl>
    <w:lvl w:ilvl="1" w:tplc="21926346" w:tentative="1">
      <w:start w:val="1"/>
      <w:numFmt w:val="lowerLetter"/>
      <w:lvlText w:val="%2."/>
      <w:lvlJc w:val="left"/>
      <w:pPr>
        <w:ind w:left="1440" w:hanging="360"/>
      </w:pPr>
    </w:lvl>
    <w:lvl w:ilvl="2" w:tplc="08AE7F0C" w:tentative="1">
      <w:start w:val="1"/>
      <w:numFmt w:val="lowerRoman"/>
      <w:lvlText w:val="%3."/>
      <w:lvlJc w:val="right"/>
      <w:pPr>
        <w:ind w:left="2160" w:hanging="180"/>
      </w:pPr>
    </w:lvl>
    <w:lvl w:ilvl="3" w:tplc="7D4411B8" w:tentative="1">
      <w:start w:val="1"/>
      <w:numFmt w:val="decimal"/>
      <w:lvlText w:val="%4."/>
      <w:lvlJc w:val="left"/>
      <w:pPr>
        <w:ind w:left="2880" w:hanging="360"/>
      </w:pPr>
    </w:lvl>
    <w:lvl w:ilvl="4" w:tplc="293EA7B4" w:tentative="1">
      <w:start w:val="1"/>
      <w:numFmt w:val="lowerLetter"/>
      <w:lvlText w:val="%5."/>
      <w:lvlJc w:val="left"/>
      <w:pPr>
        <w:ind w:left="3600" w:hanging="360"/>
      </w:pPr>
    </w:lvl>
    <w:lvl w:ilvl="5" w:tplc="268656D8" w:tentative="1">
      <w:start w:val="1"/>
      <w:numFmt w:val="lowerRoman"/>
      <w:lvlText w:val="%6."/>
      <w:lvlJc w:val="right"/>
      <w:pPr>
        <w:ind w:left="4320" w:hanging="180"/>
      </w:pPr>
    </w:lvl>
    <w:lvl w:ilvl="6" w:tplc="389E929A" w:tentative="1">
      <w:start w:val="1"/>
      <w:numFmt w:val="decimal"/>
      <w:lvlText w:val="%7."/>
      <w:lvlJc w:val="left"/>
      <w:pPr>
        <w:ind w:left="5040" w:hanging="360"/>
      </w:pPr>
    </w:lvl>
    <w:lvl w:ilvl="7" w:tplc="9D204220" w:tentative="1">
      <w:start w:val="1"/>
      <w:numFmt w:val="lowerLetter"/>
      <w:lvlText w:val="%8."/>
      <w:lvlJc w:val="left"/>
      <w:pPr>
        <w:ind w:left="5760" w:hanging="360"/>
      </w:pPr>
    </w:lvl>
    <w:lvl w:ilvl="8" w:tplc="1AE89304" w:tentative="1">
      <w:start w:val="1"/>
      <w:numFmt w:val="lowerRoman"/>
      <w:lvlText w:val="%9."/>
      <w:lvlJc w:val="right"/>
      <w:pPr>
        <w:ind w:left="6480" w:hanging="180"/>
      </w:pPr>
    </w:lvl>
  </w:abstractNum>
  <w:abstractNum w:abstractNumId="34">
    <w:nsid w:val="0DF34595"/>
    <w:multiLevelType w:val="hybridMultilevel"/>
    <w:tmpl w:val="6630D742"/>
    <w:lvl w:ilvl="0" w:tplc="2B54C134">
      <w:start w:val="1"/>
      <w:numFmt w:val="bullet"/>
      <w:lvlText w:val=""/>
      <w:lvlJc w:val="left"/>
      <w:pPr>
        <w:ind w:left="360" w:hanging="360"/>
      </w:pPr>
      <w:rPr>
        <w:rFonts w:ascii="Symbol" w:hAnsi="Symbol" w:hint="default"/>
      </w:rPr>
    </w:lvl>
    <w:lvl w:ilvl="1" w:tplc="58FAECE8" w:tentative="1">
      <w:start w:val="1"/>
      <w:numFmt w:val="bullet"/>
      <w:lvlText w:val="o"/>
      <w:lvlJc w:val="left"/>
      <w:pPr>
        <w:ind w:left="1080" w:hanging="360"/>
      </w:pPr>
      <w:rPr>
        <w:rFonts w:ascii="Courier New" w:hAnsi="Courier New" w:cs="Courier New" w:hint="default"/>
      </w:rPr>
    </w:lvl>
    <w:lvl w:ilvl="2" w:tplc="03E22EEE" w:tentative="1">
      <w:start w:val="1"/>
      <w:numFmt w:val="bullet"/>
      <w:lvlText w:val=""/>
      <w:lvlJc w:val="left"/>
      <w:pPr>
        <w:ind w:left="1800" w:hanging="360"/>
      </w:pPr>
      <w:rPr>
        <w:rFonts w:ascii="Wingdings" w:hAnsi="Wingdings" w:hint="default"/>
      </w:rPr>
    </w:lvl>
    <w:lvl w:ilvl="3" w:tplc="D27A1278" w:tentative="1">
      <w:start w:val="1"/>
      <w:numFmt w:val="bullet"/>
      <w:lvlText w:val=""/>
      <w:lvlJc w:val="left"/>
      <w:pPr>
        <w:ind w:left="2520" w:hanging="360"/>
      </w:pPr>
      <w:rPr>
        <w:rFonts w:ascii="Symbol" w:hAnsi="Symbol" w:hint="default"/>
      </w:rPr>
    </w:lvl>
    <w:lvl w:ilvl="4" w:tplc="08B67910" w:tentative="1">
      <w:start w:val="1"/>
      <w:numFmt w:val="bullet"/>
      <w:lvlText w:val="o"/>
      <w:lvlJc w:val="left"/>
      <w:pPr>
        <w:ind w:left="3240" w:hanging="360"/>
      </w:pPr>
      <w:rPr>
        <w:rFonts w:ascii="Courier New" w:hAnsi="Courier New" w:cs="Courier New" w:hint="default"/>
      </w:rPr>
    </w:lvl>
    <w:lvl w:ilvl="5" w:tplc="CCE8844A" w:tentative="1">
      <w:start w:val="1"/>
      <w:numFmt w:val="bullet"/>
      <w:lvlText w:val=""/>
      <w:lvlJc w:val="left"/>
      <w:pPr>
        <w:ind w:left="3960" w:hanging="360"/>
      </w:pPr>
      <w:rPr>
        <w:rFonts w:ascii="Wingdings" w:hAnsi="Wingdings" w:hint="default"/>
      </w:rPr>
    </w:lvl>
    <w:lvl w:ilvl="6" w:tplc="B1EEABC0" w:tentative="1">
      <w:start w:val="1"/>
      <w:numFmt w:val="bullet"/>
      <w:lvlText w:val=""/>
      <w:lvlJc w:val="left"/>
      <w:pPr>
        <w:ind w:left="4680" w:hanging="360"/>
      </w:pPr>
      <w:rPr>
        <w:rFonts w:ascii="Symbol" w:hAnsi="Symbol" w:hint="default"/>
      </w:rPr>
    </w:lvl>
    <w:lvl w:ilvl="7" w:tplc="6C28C782" w:tentative="1">
      <w:start w:val="1"/>
      <w:numFmt w:val="bullet"/>
      <w:lvlText w:val="o"/>
      <w:lvlJc w:val="left"/>
      <w:pPr>
        <w:ind w:left="5400" w:hanging="360"/>
      </w:pPr>
      <w:rPr>
        <w:rFonts w:ascii="Courier New" w:hAnsi="Courier New" w:cs="Courier New" w:hint="default"/>
      </w:rPr>
    </w:lvl>
    <w:lvl w:ilvl="8" w:tplc="4724C512" w:tentative="1">
      <w:start w:val="1"/>
      <w:numFmt w:val="bullet"/>
      <w:lvlText w:val=""/>
      <w:lvlJc w:val="left"/>
      <w:pPr>
        <w:ind w:left="6120" w:hanging="360"/>
      </w:pPr>
      <w:rPr>
        <w:rFonts w:ascii="Wingdings" w:hAnsi="Wingdings" w:hint="default"/>
      </w:rPr>
    </w:lvl>
  </w:abstractNum>
  <w:abstractNum w:abstractNumId="35">
    <w:nsid w:val="0E0B624A"/>
    <w:multiLevelType w:val="hybridMultilevel"/>
    <w:tmpl w:val="05D03A56"/>
    <w:lvl w:ilvl="0" w:tplc="78AE3374">
      <w:start w:val="1"/>
      <w:numFmt w:val="bullet"/>
      <w:lvlText w:val="R"/>
      <w:lvlJc w:val="left"/>
      <w:pPr>
        <w:tabs>
          <w:tab w:val="num" w:pos="720"/>
        </w:tabs>
        <w:ind w:left="720" w:hanging="360"/>
      </w:pPr>
      <w:rPr>
        <w:rFonts w:ascii="Arial" w:hAnsi="Arial" w:hint="default"/>
      </w:rPr>
    </w:lvl>
    <w:lvl w:ilvl="1" w:tplc="43DA9266" w:tentative="1">
      <w:start w:val="1"/>
      <w:numFmt w:val="bullet"/>
      <w:lvlText w:val="R"/>
      <w:lvlJc w:val="left"/>
      <w:pPr>
        <w:tabs>
          <w:tab w:val="num" w:pos="1440"/>
        </w:tabs>
        <w:ind w:left="1440" w:hanging="360"/>
      </w:pPr>
      <w:rPr>
        <w:rFonts w:ascii="Arial" w:hAnsi="Arial" w:hint="default"/>
      </w:rPr>
    </w:lvl>
    <w:lvl w:ilvl="2" w:tplc="BE9E2384" w:tentative="1">
      <w:start w:val="1"/>
      <w:numFmt w:val="bullet"/>
      <w:lvlText w:val="R"/>
      <w:lvlJc w:val="left"/>
      <w:pPr>
        <w:tabs>
          <w:tab w:val="num" w:pos="2160"/>
        </w:tabs>
        <w:ind w:left="2160" w:hanging="360"/>
      </w:pPr>
      <w:rPr>
        <w:rFonts w:ascii="Arial" w:hAnsi="Arial" w:hint="default"/>
      </w:rPr>
    </w:lvl>
    <w:lvl w:ilvl="3" w:tplc="C4266B14" w:tentative="1">
      <w:start w:val="1"/>
      <w:numFmt w:val="bullet"/>
      <w:lvlText w:val="R"/>
      <w:lvlJc w:val="left"/>
      <w:pPr>
        <w:tabs>
          <w:tab w:val="num" w:pos="2880"/>
        </w:tabs>
        <w:ind w:left="2880" w:hanging="360"/>
      </w:pPr>
      <w:rPr>
        <w:rFonts w:ascii="Arial" w:hAnsi="Arial" w:hint="default"/>
      </w:rPr>
    </w:lvl>
    <w:lvl w:ilvl="4" w:tplc="5456D210" w:tentative="1">
      <w:start w:val="1"/>
      <w:numFmt w:val="bullet"/>
      <w:lvlText w:val="R"/>
      <w:lvlJc w:val="left"/>
      <w:pPr>
        <w:tabs>
          <w:tab w:val="num" w:pos="3600"/>
        </w:tabs>
        <w:ind w:left="3600" w:hanging="360"/>
      </w:pPr>
      <w:rPr>
        <w:rFonts w:ascii="Arial" w:hAnsi="Arial" w:hint="default"/>
      </w:rPr>
    </w:lvl>
    <w:lvl w:ilvl="5" w:tplc="4DA649EE" w:tentative="1">
      <w:start w:val="1"/>
      <w:numFmt w:val="bullet"/>
      <w:lvlText w:val="R"/>
      <w:lvlJc w:val="left"/>
      <w:pPr>
        <w:tabs>
          <w:tab w:val="num" w:pos="4320"/>
        </w:tabs>
        <w:ind w:left="4320" w:hanging="360"/>
      </w:pPr>
      <w:rPr>
        <w:rFonts w:ascii="Arial" w:hAnsi="Arial" w:hint="default"/>
      </w:rPr>
    </w:lvl>
    <w:lvl w:ilvl="6" w:tplc="97D8D35A" w:tentative="1">
      <w:start w:val="1"/>
      <w:numFmt w:val="bullet"/>
      <w:lvlText w:val="R"/>
      <w:lvlJc w:val="left"/>
      <w:pPr>
        <w:tabs>
          <w:tab w:val="num" w:pos="5040"/>
        </w:tabs>
        <w:ind w:left="5040" w:hanging="360"/>
      </w:pPr>
      <w:rPr>
        <w:rFonts w:ascii="Arial" w:hAnsi="Arial" w:hint="default"/>
      </w:rPr>
    </w:lvl>
    <w:lvl w:ilvl="7" w:tplc="DF1247E6" w:tentative="1">
      <w:start w:val="1"/>
      <w:numFmt w:val="bullet"/>
      <w:lvlText w:val="R"/>
      <w:lvlJc w:val="left"/>
      <w:pPr>
        <w:tabs>
          <w:tab w:val="num" w:pos="5760"/>
        </w:tabs>
        <w:ind w:left="5760" w:hanging="360"/>
      </w:pPr>
      <w:rPr>
        <w:rFonts w:ascii="Arial" w:hAnsi="Arial" w:hint="default"/>
      </w:rPr>
    </w:lvl>
    <w:lvl w:ilvl="8" w:tplc="97FAF1C6" w:tentative="1">
      <w:start w:val="1"/>
      <w:numFmt w:val="bullet"/>
      <w:lvlText w:val="R"/>
      <w:lvlJc w:val="left"/>
      <w:pPr>
        <w:tabs>
          <w:tab w:val="num" w:pos="6480"/>
        </w:tabs>
        <w:ind w:left="6480" w:hanging="360"/>
      </w:pPr>
      <w:rPr>
        <w:rFonts w:ascii="Arial" w:hAnsi="Arial" w:hint="default"/>
      </w:rPr>
    </w:lvl>
  </w:abstractNum>
  <w:abstractNum w:abstractNumId="36">
    <w:nsid w:val="0E1F6815"/>
    <w:multiLevelType w:val="hybridMultilevel"/>
    <w:tmpl w:val="840E8094"/>
    <w:lvl w:ilvl="0" w:tplc="56080A9E">
      <w:start w:val="1"/>
      <w:numFmt w:val="bullet"/>
      <w:lvlText w:val="C"/>
      <w:lvlJc w:val="left"/>
      <w:pPr>
        <w:tabs>
          <w:tab w:val="num" w:pos="720"/>
        </w:tabs>
        <w:ind w:left="720" w:hanging="360"/>
      </w:pPr>
      <w:rPr>
        <w:rFonts w:ascii="Arial" w:hAnsi="Arial" w:hint="default"/>
      </w:rPr>
    </w:lvl>
    <w:lvl w:ilvl="1" w:tplc="B78E3F62" w:tentative="1">
      <w:start w:val="1"/>
      <w:numFmt w:val="bullet"/>
      <w:lvlText w:val="C"/>
      <w:lvlJc w:val="left"/>
      <w:pPr>
        <w:tabs>
          <w:tab w:val="num" w:pos="1440"/>
        </w:tabs>
        <w:ind w:left="1440" w:hanging="360"/>
      </w:pPr>
      <w:rPr>
        <w:rFonts w:ascii="Arial" w:hAnsi="Arial" w:hint="default"/>
      </w:rPr>
    </w:lvl>
    <w:lvl w:ilvl="2" w:tplc="F4760D10" w:tentative="1">
      <w:start w:val="1"/>
      <w:numFmt w:val="bullet"/>
      <w:lvlText w:val="C"/>
      <w:lvlJc w:val="left"/>
      <w:pPr>
        <w:tabs>
          <w:tab w:val="num" w:pos="2160"/>
        </w:tabs>
        <w:ind w:left="2160" w:hanging="360"/>
      </w:pPr>
      <w:rPr>
        <w:rFonts w:ascii="Arial" w:hAnsi="Arial" w:hint="default"/>
      </w:rPr>
    </w:lvl>
    <w:lvl w:ilvl="3" w:tplc="5BF07210" w:tentative="1">
      <w:start w:val="1"/>
      <w:numFmt w:val="bullet"/>
      <w:lvlText w:val="C"/>
      <w:lvlJc w:val="left"/>
      <w:pPr>
        <w:tabs>
          <w:tab w:val="num" w:pos="2880"/>
        </w:tabs>
        <w:ind w:left="2880" w:hanging="360"/>
      </w:pPr>
      <w:rPr>
        <w:rFonts w:ascii="Arial" w:hAnsi="Arial" w:hint="default"/>
      </w:rPr>
    </w:lvl>
    <w:lvl w:ilvl="4" w:tplc="64881848" w:tentative="1">
      <w:start w:val="1"/>
      <w:numFmt w:val="bullet"/>
      <w:lvlText w:val="C"/>
      <w:lvlJc w:val="left"/>
      <w:pPr>
        <w:tabs>
          <w:tab w:val="num" w:pos="3600"/>
        </w:tabs>
        <w:ind w:left="3600" w:hanging="360"/>
      </w:pPr>
      <w:rPr>
        <w:rFonts w:ascii="Arial" w:hAnsi="Arial" w:hint="default"/>
      </w:rPr>
    </w:lvl>
    <w:lvl w:ilvl="5" w:tplc="D14A9988" w:tentative="1">
      <w:start w:val="1"/>
      <w:numFmt w:val="bullet"/>
      <w:lvlText w:val="C"/>
      <w:lvlJc w:val="left"/>
      <w:pPr>
        <w:tabs>
          <w:tab w:val="num" w:pos="4320"/>
        </w:tabs>
        <w:ind w:left="4320" w:hanging="360"/>
      </w:pPr>
      <w:rPr>
        <w:rFonts w:ascii="Arial" w:hAnsi="Arial" w:hint="default"/>
      </w:rPr>
    </w:lvl>
    <w:lvl w:ilvl="6" w:tplc="95F2E35E" w:tentative="1">
      <w:start w:val="1"/>
      <w:numFmt w:val="bullet"/>
      <w:lvlText w:val="C"/>
      <w:lvlJc w:val="left"/>
      <w:pPr>
        <w:tabs>
          <w:tab w:val="num" w:pos="5040"/>
        </w:tabs>
        <w:ind w:left="5040" w:hanging="360"/>
      </w:pPr>
      <w:rPr>
        <w:rFonts w:ascii="Arial" w:hAnsi="Arial" w:hint="default"/>
      </w:rPr>
    </w:lvl>
    <w:lvl w:ilvl="7" w:tplc="45DA20E2" w:tentative="1">
      <w:start w:val="1"/>
      <w:numFmt w:val="bullet"/>
      <w:lvlText w:val="C"/>
      <w:lvlJc w:val="left"/>
      <w:pPr>
        <w:tabs>
          <w:tab w:val="num" w:pos="5760"/>
        </w:tabs>
        <w:ind w:left="5760" w:hanging="360"/>
      </w:pPr>
      <w:rPr>
        <w:rFonts w:ascii="Arial" w:hAnsi="Arial" w:hint="default"/>
      </w:rPr>
    </w:lvl>
    <w:lvl w:ilvl="8" w:tplc="E256A3BA" w:tentative="1">
      <w:start w:val="1"/>
      <w:numFmt w:val="bullet"/>
      <w:lvlText w:val="C"/>
      <w:lvlJc w:val="left"/>
      <w:pPr>
        <w:tabs>
          <w:tab w:val="num" w:pos="6480"/>
        </w:tabs>
        <w:ind w:left="6480" w:hanging="360"/>
      </w:pPr>
      <w:rPr>
        <w:rFonts w:ascii="Arial" w:hAnsi="Arial" w:hint="default"/>
      </w:rPr>
    </w:lvl>
  </w:abstractNum>
  <w:abstractNum w:abstractNumId="37">
    <w:nsid w:val="0ECF5B03"/>
    <w:multiLevelType w:val="hybridMultilevel"/>
    <w:tmpl w:val="ABEC1002"/>
    <w:lvl w:ilvl="0" w:tplc="6AEA1D90">
      <w:start w:val="1"/>
      <w:numFmt w:val="bullet"/>
      <w:lvlText w:val="O"/>
      <w:lvlJc w:val="left"/>
      <w:pPr>
        <w:tabs>
          <w:tab w:val="num" w:pos="720"/>
        </w:tabs>
        <w:ind w:left="720" w:hanging="360"/>
      </w:pPr>
      <w:rPr>
        <w:rFonts w:ascii="Arial" w:hAnsi="Arial" w:hint="default"/>
      </w:rPr>
    </w:lvl>
    <w:lvl w:ilvl="1" w:tplc="6DD62E40" w:tentative="1">
      <w:start w:val="1"/>
      <w:numFmt w:val="bullet"/>
      <w:lvlText w:val="O"/>
      <w:lvlJc w:val="left"/>
      <w:pPr>
        <w:tabs>
          <w:tab w:val="num" w:pos="1440"/>
        </w:tabs>
        <w:ind w:left="1440" w:hanging="360"/>
      </w:pPr>
      <w:rPr>
        <w:rFonts w:ascii="Arial" w:hAnsi="Arial" w:hint="default"/>
      </w:rPr>
    </w:lvl>
    <w:lvl w:ilvl="2" w:tplc="DDE64FFA" w:tentative="1">
      <w:start w:val="1"/>
      <w:numFmt w:val="bullet"/>
      <w:lvlText w:val="O"/>
      <w:lvlJc w:val="left"/>
      <w:pPr>
        <w:tabs>
          <w:tab w:val="num" w:pos="2160"/>
        </w:tabs>
        <w:ind w:left="2160" w:hanging="360"/>
      </w:pPr>
      <w:rPr>
        <w:rFonts w:ascii="Arial" w:hAnsi="Arial" w:hint="default"/>
      </w:rPr>
    </w:lvl>
    <w:lvl w:ilvl="3" w:tplc="951238AC" w:tentative="1">
      <w:start w:val="1"/>
      <w:numFmt w:val="bullet"/>
      <w:lvlText w:val="O"/>
      <w:lvlJc w:val="left"/>
      <w:pPr>
        <w:tabs>
          <w:tab w:val="num" w:pos="2880"/>
        </w:tabs>
        <w:ind w:left="2880" w:hanging="360"/>
      </w:pPr>
      <w:rPr>
        <w:rFonts w:ascii="Arial" w:hAnsi="Arial" w:hint="default"/>
      </w:rPr>
    </w:lvl>
    <w:lvl w:ilvl="4" w:tplc="8348CC9E" w:tentative="1">
      <w:start w:val="1"/>
      <w:numFmt w:val="bullet"/>
      <w:lvlText w:val="O"/>
      <w:lvlJc w:val="left"/>
      <w:pPr>
        <w:tabs>
          <w:tab w:val="num" w:pos="3600"/>
        </w:tabs>
        <w:ind w:left="3600" w:hanging="360"/>
      </w:pPr>
      <w:rPr>
        <w:rFonts w:ascii="Arial" w:hAnsi="Arial" w:hint="default"/>
      </w:rPr>
    </w:lvl>
    <w:lvl w:ilvl="5" w:tplc="43A8FFAC" w:tentative="1">
      <w:start w:val="1"/>
      <w:numFmt w:val="bullet"/>
      <w:lvlText w:val="O"/>
      <w:lvlJc w:val="left"/>
      <w:pPr>
        <w:tabs>
          <w:tab w:val="num" w:pos="4320"/>
        </w:tabs>
        <w:ind w:left="4320" w:hanging="360"/>
      </w:pPr>
      <w:rPr>
        <w:rFonts w:ascii="Arial" w:hAnsi="Arial" w:hint="default"/>
      </w:rPr>
    </w:lvl>
    <w:lvl w:ilvl="6" w:tplc="365CB19A" w:tentative="1">
      <w:start w:val="1"/>
      <w:numFmt w:val="bullet"/>
      <w:lvlText w:val="O"/>
      <w:lvlJc w:val="left"/>
      <w:pPr>
        <w:tabs>
          <w:tab w:val="num" w:pos="5040"/>
        </w:tabs>
        <w:ind w:left="5040" w:hanging="360"/>
      </w:pPr>
      <w:rPr>
        <w:rFonts w:ascii="Arial" w:hAnsi="Arial" w:hint="default"/>
      </w:rPr>
    </w:lvl>
    <w:lvl w:ilvl="7" w:tplc="04962B8E" w:tentative="1">
      <w:start w:val="1"/>
      <w:numFmt w:val="bullet"/>
      <w:lvlText w:val="O"/>
      <w:lvlJc w:val="left"/>
      <w:pPr>
        <w:tabs>
          <w:tab w:val="num" w:pos="5760"/>
        </w:tabs>
        <w:ind w:left="5760" w:hanging="360"/>
      </w:pPr>
      <w:rPr>
        <w:rFonts w:ascii="Arial" w:hAnsi="Arial" w:hint="default"/>
      </w:rPr>
    </w:lvl>
    <w:lvl w:ilvl="8" w:tplc="4E9E9004" w:tentative="1">
      <w:start w:val="1"/>
      <w:numFmt w:val="bullet"/>
      <w:lvlText w:val="O"/>
      <w:lvlJc w:val="left"/>
      <w:pPr>
        <w:tabs>
          <w:tab w:val="num" w:pos="6480"/>
        </w:tabs>
        <w:ind w:left="6480" w:hanging="360"/>
      </w:pPr>
      <w:rPr>
        <w:rFonts w:ascii="Arial" w:hAnsi="Arial" w:hint="default"/>
      </w:rPr>
    </w:lvl>
  </w:abstractNum>
  <w:abstractNum w:abstractNumId="38">
    <w:nsid w:val="0F4038BC"/>
    <w:multiLevelType w:val="hybridMultilevel"/>
    <w:tmpl w:val="23DAEE9C"/>
    <w:lvl w:ilvl="0" w:tplc="F7587694">
      <w:start w:val="1"/>
      <w:numFmt w:val="bullet"/>
      <w:lvlText w:val=""/>
      <w:lvlJc w:val="left"/>
      <w:pPr>
        <w:ind w:left="1080" w:hanging="360"/>
      </w:pPr>
      <w:rPr>
        <w:rFonts w:ascii="Symbol" w:hAnsi="Symbol" w:hint="default"/>
      </w:rPr>
    </w:lvl>
    <w:lvl w:ilvl="1" w:tplc="80A6CABA" w:tentative="1">
      <w:start w:val="1"/>
      <w:numFmt w:val="bullet"/>
      <w:lvlText w:val="o"/>
      <w:lvlJc w:val="left"/>
      <w:pPr>
        <w:ind w:left="1800" w:hanging="360"/>
      </w:pPr>
      <w:rPr>
        <w:rFonts w:ascii="Courier New" w:hAnsi="Courier New" w:cs="Courier New" w:hint="default"/>
      </w:rPr>
    </w:lvl>
    <w:lvl w:ilvl="2" w:tplc="DE46A192" w:tentative="1">
      <w:start w:val="1"/>
      <w:numFmt w:val="bullet"/>
      <w:lvlText w:val=""/>
      <w:lvlJc w:val="left"/>
      <w:pPr>
        <w:ind w:left="2520" w:hanging="360"/>
      </w:pPr>
      <w:rPr>
        <w:rFonts w:ascii="Wingdings" w:hAnsi="Wingdings" w:hint="default"/>
      </w:rPr>
    </w:lvl>
    <w:lvl w:ilvl="3" w:tplc="F3B4E498" w:tentative="1">
      <w:start w:val="1"/>
      <w:numFmt w:val="bullet"/>
      <w:lvlText w:val=""/>
      <w:lvlJc w:val="left"/>
      <w:pPr>
        <w:ind w:left="3240" w:hanging="360"/>
      </w:pPr>
      <w:rPr>
        <w:rFonts w:ascii="Symbol" w:hAnsi="Symbol" w:hint="default"/>
      </w:rPr>
    </w:lvl>
    <w:lvl w:ilvl="4" w:tplc="3214B480" w:tentative="1">
      <w:start w:val="1"/>
      <w:numFmt w:val="bullet"/>
      <w:lvlText w:val="o"/>
      <w:lvlJc w:val="left"/>
      <w:pPr>
        <w:ind w:left="3960" w:hanging="360"/>
      </w:pPr>
      <w:rPr>
        <w:rFonts w:ascii="Courier New" w:hAnsi="Courier New" w:cs="Courier New" w:hint="default"/>
      </w:rPr>
    </w:lvl>
    <w:lvl w:ilvl="5" w:tplc="28302C44" w:tentative="1">
      <w:start w:val="1"/>
      <w:numFmt w:val="bullet"/>
      <w:lvlText w:val=""/>
      <w:lvlJc w:val="left"/>
      <w:pPr>
        <w:ind w:left="4680" w:hanging="360"/>
      </w:pPr>
      <w:rPr>
        <w:rFonts w:ascii="Wingdings" w:hAnsi="Wingdings" w:hint="default"/>
      </w:rPr>
    </w:lvl>
    <w:lvl w:ilvl="6" w:tplc="A1A25CC0" w:tentative="1">
      <w:start w:val="1"/>
      <w:numFmt w:val="bullet"/>
      <w:lvlText w:val=""/>
      <w:lvlJc w:val="left"/>
      <w:pPr>
        <w:ind w:left="5400" w:hanging="360"/>
      </w:pPr>
      <w:rPr>
        <w:rFonts w:ascii="Symbol" w:hAnsi="Symbol" w:hint="default"/>
      </w:rPr>
    </w:lvl>
    <w:lvl w:ilvl="7" w:tplc="A6104BD8" w:tentative="1">
      <w:start w:val="1"/>
      <w:numFmt w:val="bullet"/>
      <w:lvlText w:val="o"/>
      <w:lvlJc w:val="left"/>
      <w:pPr>
        <w:ind w:left="6120" w:hanging="360"/>
      </w:pPr>
      <w:rPr>
        <w:rFonts w:ascii="Courier New" w:hAnsi="Courier New" w:cs="Courier New" w:hint="default"/>
      </w:rPr>
    </w:lvl>
    <w:lvl w:ilvl="8" w:tplc="1B3C218A" w:tentative="1">
      <w:start w:val="1"/>
      <w:numFmt w:val="bullet"/>
      <w:lvlText w:val=""/>
      <w:lvlJc w:val="left"/>
      <w:pPr>
        <w:ind w:left="6840" w:hanging="360"/>
      </w:pPr>
      <w:rPr>
        <w:rFonts w:ascii="Wingdings" w:hAnsi="Wingdings" w:hint="default"/>
      </w:rPr>
    </w:lvl>
  </w:abstractNum>
  <w:abstractNum w:abstractNumId="39">
    <w:nsid w:val="0FFA103D"/>
    <w:multiLevelType w:val="hybridMultilevel"/>
    <w:tmpl w:val="3EC47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108E5CA6"/>
    <w:multiLevelType w:val="multilevel"/>
    <w:tmpl w:val="3FCC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18430BB"/>
    <w:multiLevelType w:val="multilevel"/>
    <w:tmpl w:val="5E1A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1C144E2"/>
    <w:multiLevelType w:val="hybridMultilevel"/>
    <w:tmpl w:val="C2582DBE"/>
    <w:lvl w:ilvl="0" w:tplc="27A67F68">
      <w:start w:val="1"/>
      <w:numFmt w:val="bullet"/>
      <w:lvlText w:val="E"/>
      <w:lvlJc w:val="left"/>
      <w:pPr>
        <w:tabs>
          <w:tab w:val="num" w:pos="720"/>
        </w:tabs>
        <w:ind w:left="720" w:hanging="360"/>
      </w:pPr>
      <w:rPr>
        <w:rFonts w:ascii="Arial" w:hAnsi="Arial" w:hint="default"/>
      </w:rPr>
    </w:lvl>
    <w:lvl w:ilvl="1" w:tplc="4B183738" w:tentative="1">
      <w:start w:val="1"/>
      <w:numFmt w:val="bullet"/>
      <w:lvlText w:val="E"/>
      <w:lvlJc w:val="left"/>
      <w:pPr>
        <w:tabs>
          <w:tab w:val="num" w:pos="1440"/>
        </w:tabs>
        <w:ind w:left="1440" w:hanging="360"/>
      </w:pPr>
      <w:rPr>
        <w:rFonts w:ascii="Arial" w:hAnsi="Arial" w:hint="default"/>
      </w:rPr>
    </w:lvl>
    <w:lvl w:ilvl="2" w:tplc="D93EB878" w:tentative="1">
      <w:start w:val="1"/>
      <w:numFmt w:val="bullet"/>
      <w:lvlText w:val="E"/>
      <w:lvlJc w:val="left"/>
      <w:pPr>
        <w:tabs>
          <w:tab w:val="num" w:pos="2160"/>
        </w:tabs>
        <w:ind w:left="2160" w:hanging="360"/>
      </w:pPr>
      <w:rPr>
        <w:rFonts w:ascii="Arial" w:hAnsi="Arial" w:hint="default"/>
      </w:rPr>
    </w:lvl>
    <w:lvl w:ilvl="3" w:tplc="5C50C298" w:tentative="1">
      <w:start w:val="1"/>
      <w:numFmt w:val="bullet"/>
      <w:lvlText w:val="E"/>
      <w:lvlJc w:val="left"/>
      <w:pPr>
        <w:tabs>
          <w:tab w:val="num" w:pos="2880"/>
        </w:tabs>
        <w:ind w:left="2880" w:hanging="360"/>
      </w:pPr>
      <w:rPr>
        <w:rFonts w:ascii="Arial" w:hAnsi="Arial" w:hint="default"/>
      </w:rPr>
    </w:lvl>
    <w:lvl w:ilvl="4" w:tplc="BD8AC842" w:tentative="1">
      <w:start w:val="1"/>
      <w:numFmt w:val="bullet"/>
      <w:lvlText w:val="E"/>
      <w:lvlJc w:val="left"/>
      <w:pPr>
        <w:tabs>
          <w:tab w:val="num" w:pos="3600"/>
        </w:tabs>
        <w:ind w:left="3600" w:hanging="360"/>
      </w:pPr>
      <w:rPr>
        <w:rFonts w:ascii="Arial" w:hAnsi="Arial" w:hint="default"/>
      </w:rPr>
    </w:lvl>
    <w:lvl w:ilvl="5" w:tplc="24FADD2E" w:tentative="1">
      <w:start w:val="1"/>
      <w:numFmt w:val="bullet"/>
      <w:lvlText w:val="E"/>
      <w:lvlJc w:val="left"/>
      <w:pPr>
        <w:tabs>
          <w:tab w:val="num" w:pos="4320"/>
        </w:tabs>
        <w:ind w:left="4320" w:hanging="360"/>
      </w:pPr>
      <w:rPr>
        <w:rFonts w:ascii="Arial" w:hAnsi="Arial" w:hint="default"/>
      </w:rPr>
    </w:lvl>
    <w:lvl w:ilvl="6" w:tplc="DEBC7F1E" w:tentative="1">
      <w:start w:val="1"/>
      <w:numFmt w:val="bullet"/>
      <w:lvlText w:val="E"/>
      <w:lvlJc w:val="left"/>
      <w:pPr>
        <w:tabs>
          <w:tab w:val="num" w:pos="5040"/>
        </w:tabs>
        <w:ind w:left="5040" w:hanging="360"/>
      </w:pPr>
      <w:rPr>
        <w:rFonts w:ascii="Arial" w:hAnsi="Arial" w:hint="default"/>
      </w:rPr>
    </w:lvl>
    <w:lvl w:ilvl="7" w:tplc="1BAE2132" w:tentative="1">
      <w:start w:val="1"/>
      <w:numFmt w:val="bullet"/>
      <w:lvlText w:val="E"/>
      <w:lvlJc w:val="left"/>
      <w:pPr>
        <w:tabs>
          <w:tab w:val="num" w:pos="5760"/>
        </w:tabs>
        <w:ind w:left="5760" w:hanging="360"/>
      </w:pPr>
      <w:rPr>
        <w:rFonts w:ascii="Arial" w:hAnsi="Arial" w:hint="default"/>
      </w:rPr>
    </w:lvl>
    <w:lvl w:ilvl="8" w:tplc="F3AA4672" w:tentative="1">
      <w:start w:val="1"/>
      <w:numFmt w:val="bullet"/>
      <w:lvlText w:val="E"/>
      <w:lvlJc w:val="left"/>
      <w:pPr>
        <w:tabs>
          <w:tab w:val="num" w:pos="6480"/>
        </w:tabs>
        <w:ind w:left="6480" w:hanging="360"/>
      </w:pPr>
      <w:rPr>
        <w:rFonts w:ascii="Arial" w:hAnsi="Arial" w:hint="default"/>
      </w:rPr>
    </w:lvl>
  </w:abstractNum>
  <w:abstractNum w:abstractNumId="43">
    <w:nsid w:val="12336951"/>
    <w:multiLevelType w:val="hybridMultilevel"/>
    <w:tmpl w:val="3BB87CEC"/>
    <w:lvl w:ilvl="0" w:tplc="F314E04A">
      <w:start w:val="1"/>
      <w:numFmt w:val="bullet"/>
      <w:lvlText w:val="N"/>
      <w:lvlJc w:val="left"/>
      <w:pPr>
        <w:tabs>
          <w:tab w:val="num" w:pos="720"/>
        </w:tabs>
        <w:ind w:left="720" w:hanging="360"/>
      </w:pPr>
      <w:rPr>
        <w:rFonts w:ascii="Arial" w:hAnsi="Arial" w:hint="default"/>
      </w:rPr>
    </w:lvl>
    <w:lvl w:ilvl="1" w:tplc="173A84C8" w:tentative="1">
      <w:start w:val="1"/>
      <w:numFmt w:val="bullet"/>
      <w:lvlText w:val="N"/>
      <w:lvlJc w:val="left"/>
      <w:pPr>
        <w:tabs>
          <w:tab w:val="num" w:pos="1440"/>
        </w:tabs>
        <w:ind w:left="1440" w:hanging="360"/>
      </w:pPr>
      <w:rPr>
        <w:rFonts w:ascii="Arial" w:hAnsi="Arial" w:hint="default"/>
      </w:rPr>
    </w:lvl>
    <w:lvl w:ilvl="2" w:tplc="86D2AB14" w:tentative="1">
      <w:start w:val="1"/>
      <w:numFmt w:val="bullet"/>
      <w:lvlText w:val="N"/>
      <w:lvlJc w:val="left"/>
      <w:pPr>
        <w:tabs>
          <w:tab w:val="num" w:pos="2160"/>
        </w:tabs>
        <w:ind w:left="2160" w:hanging="360"/>
      </w:pPr>
      <w:rPr>
        <w:rFonts w:ascii="Arial" w:hAnsi="Arial" w:hint="default"/>
      </w:rPr>
    </w:lvl>
    <w:lvl w:ilvl="3" w:tplc="C1462BAC" w:tentative="1">
      <w:start w:val="1"/>
      <w:numFmt w:val="bullet"/>
      <w:lvlText w:val="N"/>
      <w:lvlJc w:val="left"/>
      <w:pPr>
        <w:tabs>
          <w:tab w:val="num" w:pos="2880"/>
        </w:tabs>
        <w:ind w:left="2880" w:hanging="360"/>
      </w:pPr>
      <w:rPr>
        <w:rFonts w:ascii="Arial" w:hAnsi="Arial" w:hint="default"/>
      </w:rPr>
    </w:lvl>
    <w:lvl w:ilvl="4" w:tplc="ED1E3310" w:tentative="1">
      <w:start w:val="1"/>
      <w:numFmt w:val="bullet"/>
      <w:lvlText w:val="N"/>
      <w:lvlJc w:val="left"/>
      <w:pPr>
        <w:tabs>
          <w:tab w:val="num" w:pos="3600"/>
        </w:tabs>
        <w:ind w:left="3600" w:hanging="360"/>
      </w:pPr>
      <w:rPr>
        <w:rFonts w:ascii="Arial" w:hAnsi="Arial" w:hint="default"/>
      </w:rPr>
    </w:lvl>
    <w:lvl w:ilvl="5" w:tplc="4786676A" w:tentative="1">
      <w:start w:val="1"/>
      <w:numFmt w:val="bullet"/>
      <w:lvlText w:val="N"/>
      <w:lvlJc w:val="left"/>
      <w:pPr>
        <w:tabs>
          <w:tab w:val="num" w:pos="4320"/>
        </w:tabs>
        <w:ind w:left="4320" w:hanging="360"/>
      </w:pPr>
      <w:rPr>
        <w:rFonts w:ascii="Arial" w:hAnsi="Arial" w:hint="default"/>
      </w:rPr>
    </w:lvl>
    <w:lvl w:ilvl="6" w:tplc="D144DF1A" w:tentative="1">
      <w:start w:val="1"/>
      <w:numFmt w:val="bullet"/>
      <w:lvlText w:val="N"/>
      <w:lvlJc w:val="left"/>
      <w:pPr>
        <w:tabs>
          <w:tab w:val="num" w:pos="5040"/>
        </w:tabs>
        <w:ind w:left="5040" w:hanging="360"/>
      </w:pPr>
      <w:rPr>
        <w:rFonts w:ascii="Arial" w:hAnsi="Arial" w:hint="default"/>
      </w:rPr>
    </w:lvl>
    <w:lvl w:ilvl="7" w:tplc="71D8E41E" w:tentative="1">
      <w:start w:val="1"/>
      <w:numFmt w:val="bullet"/>
      <w:lvlText w:val="N"/>
      <w:lvlJc w:val="left"/>
      <w:pPr>
        <w:tabs>
          <w:tab w:val="num" w:pos="5760"/>
        </w:tabs>
        <w:ind w:left="5760" w:hanging="360"/>
      </w:pPr>
      <w:rPr>
        <w:rFonts w:ascii="Arial" w:hAnsi="Arial" w:hint="default"/>
      </w:rPr>
    </w:lvl>
    <w:lvl w:ilvl="8" w:tplc="ED08FB8E" w:tentative="1">
      <w:start w:val="1"/>
      <w:numFmt w:val="bullet"/>
      <w:lvlText w:val="N"/>
      <w:lvlJc w:val="left"/>
      <w:pPr>
        <w:tabs>
          <w:tab w:val="num" w:pos="6480"/>
        </w:tabs>
        <w:ind w:left="6480" w:hanging="360"/>
      </w:pPr>
      <w:rPr>
        <w:rFonts w:ascii="Arial" w:hAnsi="Arial" w:hint="default"/>
      </w:rPr>
    </w:lvl>
  </w:abstractNum>
  <w:abstractNum w:abstractNumId="44">
    <w:nsid w:val="12C42C47"/>
    <w:multiLevelType w:val="hybridMultilevel"/>
    <w:tmpl w:val="C0505D7E"/>
    <w:lvl w:ilvl="0" w:tplc="383A6D52">
      <w:start w:val="1"/>
      <w:numFmt w:val="bullet"/>
      <w:lvlText w:val="E"/>
      <w:lvlJc w:val="left"/>
      <w:pPr>
        <w:tabs>
          <w:tab w:val="num" w:pos="720"/>
        </w:tabs>
        <w:ind w:left="720" w:hanging="360"/>
      </w:pPr>
      <w:rPr>
        <w:rFonts w:ascii="Arial" w:hAnsi="Arial" w:hint="default"/>
      </w:rPr>
    </w:lvl>
    <w:lvl w:ilvl="1" w:tplc="469E81D0" w:tentative="1">
      <w:start w:val="1"/>
      <w:numFmt w:val="bullet"/>
      <w:lvlText w:val="E"/>
      <w:lvlJc w:val="left"/>
      <w:pPr>
        <w:tabs>
          <w:tab w:val="num" w:pos="1440"/>
        </w:tabs>
        <w:ind w:left="1440" w:hanging="360"/>
      </w:pPr>
      <w:rPr>
        <w:rFonts w:ascii="Arial" w:hAnsi="Arial" w:hint="default"/>
      </w:rPr>
    </w:lvl>
    <w:lvl w:ilvl="2" w:tplc="AA18D52C" w:tentative="1">
      <w:start w:val="1"/>
      <w:numFmt w:val="bullet"/>
      <w:lvlText w:val="E"/>
      <w:lvlJc w:val="left"/>
      <w:pPr>
        <w:tabs>
          <w:tab w:val="num" w:pos="2160"/>
        </w:tabs>
        <w:ind w:left="2160" w:hanging="360"/>
      </w:pPr>
      <w:rPr>
        <w:rFonts w:ascii="Arial" w:hAnsi="Arial" w:hint="default"/>
      </w:rPr>
    </w:lvl>
    <w:lvl w:ilvl="3" w:tplc="B84CAE8E" w:tentative="1">
      <w:start w:val="1"/>
      <w:numFmt w:val="bullet"/>
      <w:lvlText w:val="E"/>
      <w:lvlJc w:val="left"/>
      <w:pPr>
        <w:tabs>
          <w:tab w:val="num" w:pos="2880"/>
        </w:tabs>
        <w:ind w:left="2880" w:hanging="360"/>
      </w:pPr>
      <w:rPr>
        <w:rFonts w:ascii="Arial" w:hAnsi="Arial" w:hint="default"/>
      </w:rPr>
    </w:lvl>
    <w:lvl w:ilvl="4" w:tplc="10C6C2B2" w:tentative="1">
      <w:start w:val="1"/>
      <w:numFmt w:val="bullet"/>
      <w:lvlText w:val="E"/>
      <w:lvlJc w:val="left"/>
      <w:pPr>
        <w:tabs>
          <w:tab w:val="num" w:pos="3600"/>
        </w:tabs>
        <w:ind w:left="3600" w:hanging="360"/>
      </w:pPr>
      <w:rPr>
        <w:rFonts w:ascii="Arial" w:hAnsi="Arial" w:hint="default"/>
      </w:rPr>
    </w:lvl>
    <w:lvl w:ilvl="5" w:tplc="C688E074" w:tentative="1">
      <w:start w:val="1"/>
      <w:numFmt w:val="bullet"/>
      <w:lvlText w:val="E"/>
      <w:lvlJc w:val="left"/>
      <w:pPr>
        <w:tabs>
          <w:tab w:val="num" w:pos="4320"/>
        </w:tabs>
        <w:ind w:left="4320" w:hanging="360"/>
      </w:pPr>
      <w:rPr>
        <w:rFonts w:ascii="Arial" w:hAnsi="Arial" w:hint="default"/>
      </w:rPr>
    </w:lvl>
    <w:lvl w:ilvl="6" w:tplc="51CC5E64" w:tentative="1">
      <w:start w:val="1"/>
      <w:numFmt w:val="bullet"/>
      <w:lvlText w:val="E"/>
      <w:lvlJc w:val="left"/>
      <w:pPr>
        <w:tabs>
          <w:tab w:val="num" w:pos="5040"/>
        </w:tabs>
        <w:ind w:left="5040" w:hanging="360"/>
      </w:pPr>
      <w:rPr>
        <w:rFonts w:ascii="Arial" w:hAnsi="Arial" w:hint="default"/>
      </w:rPr>
    </w:lvl>
    <w:lvl w:ilvl="7" w:tplc="7D0823F2" w:tentative="1">
      <w:start w:val="1"/>
      <w:numFmt w:val="bullet"/>
      <w:lvlText w:val="E"/>
      <w:lvlJc w:val="left"/>
      <w:pPr>
        <w:tabs>
          <w:tab w:val="num" w:pos="5760"/>
        </w:tabs>
        <w:ind w:left="5760" w:hanging="360"/>
      </w:pPr>
      <w:rPr>
        <w:rFonts w:ascii="Arial" w:hAnsi="Arial" w:hint="default"/>
      </w:rPr>
    </w:lvl>
    <w:lvl w:ilvl="8" w:tplc="85E65BD2" w:tentative="1">
      <w:start w:val="1"/>
      <w:numFmt w:val="bullet"/>
      <w:lvlText w:val="E"/>
      <w:lvlJc w:val="left"/>
      <w:pPr>
        <w:tabs>
          <w:tab w:val="num" w:pos="6480"/>
        </w:tabs>
        <w:ind w:left="6480" w:hanging="360"/>
      </w:pPr>
      <w:rPr>
        <w:rFonts w:ascii="Arial" w:hAnsi="Arial" w:hint="default"/>
      </w:rPr>
    </w:lvl>
  </w:abstractNum>
  <w:abstractNum w:abstractNumId="45">
    <w:nsid w:val="15325FA5"/>
    <w:multiLevelType w:val="hybridMultilevel"/>
    <w:tmpl w:val="25021014"/>
    <w:lvl w:ilvl="0" w:tplc="1BE20C0A">
      <w:start w:val="1"/>
      <w:numFmt w:val="bullet"/>
      <w:lvlText w:val="•"/>
      <w:lvlJc w:val="left"/>
      <w:pPr>
        <w:tabs>
          <w:tab w:val="num" w:pos="720"/>
        </w:tabs>
        <w:ind w:left="720" w:hanging="360"/>
      </w:pPr>
      <w:rPr>
        <w:rFonts w:ascii="Arial" w:hAnsi="Arial" w:hint="default"/>
      </w:rPr>
    </w:lvl>
    <w:lvl w:ilvl="1" w:tplc="1B60B42E" w:tentative="1">
      <w:start w:val="1"/>
      <w:numFmt w:val="bullet"/>
      <w:lvlText w:val="•"/>
      <w:lvlJc w:val="left"/>
      <w:pPr>
        <w:tabs>
          <w:tab w:val="num" w:pos="1440"/>
        </w:tabs>
        <w:ind w:left="1440" w:hanging="360"/>
      </w:pPr>
      <w:rPr>
        <w:rFonts w:ascii="Arial" w:hAnsi="Arial" w:hint="default"/>
      </w:rPr>
    </w:lvl>
    <w:lvl w:ilvl="2" w:tplc="F370CC7E" w:tentative="1">
      <w:start w:val="1"/>
      <w:numFmt w:val="bullet"/>
      <w:lvlText w:val="•"/>
      <w:lvlJc w:val="left"/>
      <w:pPr>
        <w:tabs>
          <w:tab w:val="num" w:pos="2160"/>
        </w:tabs>
        <w:ind w:left="2160" w:hanging="360"/>
      </w:pPr>
      <w:rPr>
        <w:rFonts w:ascii="Arial" w:hAnsi="Arial" w:hint="default"/>
      </w:rPr>
    </w:lvl>
    <w:lvl w:ilvl="3" w:tplc="8DFA271C" w:tentative="1">
      <w:start w:val="1"/>
      <w:numFmt w:val="bullet"/>
      <w:lvlText w:val="•"/>
      <w:lvlJc w:val="left"/>
      <w:pPr>
        <w:tabs>
          <w:tab w:val="num" w:pos="2880"/>
        </w:tabs>
        <w:ind w:left="2880" w:hanging="360"/>
      </w:pPr>
      <w:rPr>
        <w:rFonts w:ascii="Arial" w:hAnsi="Arial" w:hint="default"/>
      </w:rPr>
    </w:lvl>
    <w:lvl w:ilvl="4" w:tplc="A5DEC140" w:tentative="1">
      <w:start w:val="1"/>
      <w:numFmt w:val="bullet"/>
      <w:lvlText w:val="•"/>
      <w:lvlJc w:val="left"/>
      <w:pPr>
        <w:tabs>
          <w:tab w:val="num" w:pos="3600"/>
        </w:tabs>
        <w:ind w:left="3600" w:hanging="360"/>
      </w:pPr>
      <w:rPr>
        <w:rFonts w:ascii="Arial" w:hAnsi="Arial" w:hint="default"/>
      </w:rPr>
    </w:lvl>
    <w:lvl w:ilvl="5" w:tplc="62D62D62" w:tentative="1">
      <w:start w:val="1"/>
      <w:numFmt w:val="bullet"/>
      <w:lvlText w:val="•"/>
      <w:lvlJc w:val="left"/>
      <w:pPr>
        <w:tabs>
          <w:tab w:val="num" w:pos="4320"/>
        </w:tabs>
        <w:ind w:left="4320" w:hanging="360"/>
      </w:pPr>
      <w:rPr>
        <w:rFonts w:ascii="Arial" w:hAnsi="Arial" w:hint="default"/>
      </w:rPr>
    </w:lvl>
    <w:lvl w:ilvl="6" w:tplc="9424B8B6" w:tentative="1">
      <w:start w:val="1"/>
      <w:numFmt w:val="bullet"/>
      <w:lvlText w:val="•"/>
      <w:lvlJc w:val="left"/>
      <w:pPr>
        <w:tabs>
          <w:tab w:val="num" w:pos="5040"/>
        </w:tabs>
        <w:ind w:left="5040" w:hanging="360"/>
      </w:pPr>
      <w:rPr>
        <w:rFonts w:ascii="Arial" w:hAnsi="Arial" w:hint="default"/>
      </w:rPr>
    </w:lvl>
    <w:lvl w:ilvl="7" w:tplc="BCDA8B7A" w:tentative="1">
      <w:start w:val="1"/>
      <w:numFmt w:val="bullet"/>
      <w:lvlText w:val="•"/>
      <w:lvlJc w:val="left"/>
      <w:pPr>
        <w:tabs>
          <w:tab w:val="num" w:pos="5760"/>
        </w:tabs>
        <w:ind w:left="5760" w:hanging="360"/>
      </w:pPr>
      <w:rPr>
        <w:rFonts w:ascii="Arial" w:hAnsi="Arial" w:hint="default"/>
      </w:rPr>
    </w:lvl>
    <w:lvl w:ilvl="8" w:tplc="5C76AF0A" w:tentative="1">
      <w:start w:val="1"/>
      <w:numFmt w:val="bullet"/>
      <w:lvlText w:val="•"/>
      <w:lvlJc w:val="left"/>
      <w:pPr>
        <w:tabs>
          <w:tab w:val="num" w:pos="6480"/>
        </w:tabs>
        <w:ind w:left="6480" w:hanging="360"/>
      </w:pPr>
      <w:rPr>
        <w:rFonts w:ascii="Arial" w:hAnsi="Arial" w:hint="default"/>
      </w:rPr>
    </w:lvl>
  </w:abstractNum>
  <w:abstractNum w:abstractNumId="46">
    <w:nsid w:val="15B04413"/>
    <w:multiLevelType w:val="hybridMultilevel"/>
    <w:tmpl w:val="9110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1853C2"/>
    <w:multiLevelType w:val="hybridMultilevel"/>
    <w:tmpl w:val="E2A691F8"/>
    <w:lvl w:ilvl="0" w:tplc="51BE70B0">
      <w:start w:val="1"/>
      <w:numFmt w:val="bullet"/>
      <w:lvlText w:val=""/>
      <w:lvlJc w:val="left"/>
      <w:pPr>
        <w:ind w:left="360" w:hanging="360"/>
      </w:pPr>
      <w:rPr>
        <w:rFonts w:ascii="Symbol" w:hAnsi="Symbol" w:hint="default"/>
      </w:rPr>
    </w:lvl>
    <w:lvl w:ilvl="1" w:tplc="AE9AD374" w:tentative="1">
      <w:start w:val="1"/>
      <w:numFmt w:val="bullet"/>
      <w:lvlText w:val="o"/>
      <w:lvlJc w:val="left"/>
      <w:pPr>
        <w:ind w:left="1080" w:hanging="360"/>
      </w:pPr>
      <w:rPr>
        <w:rFonts w:ascii="Courier New" w:hAnsi="Courier New" w:cs="Courier New" w:hint="default"/>
      </w:rPr>
    </w:lvl>
    <w:lvl w:ilvl="2" w:tplc="BD12CF7C" w:tentative="1">
      <w:start w:val="1"/>
      <w:numFmt w:val="bullet"/>
      <w:lvlText w:val=""/>
      <w:lvlJc w:val="left"/>
      <w:pPr>
        <w:ind w:left="1800" w:hanging="360"/>
      </w:pPr>
      <w:rPr>
        <w:rFonts w:ascii="Wingdings" w:hAnsi="Wingdings" w:hint="default"/>
      </w:rPr>
    </w:lvl>
    <w:lvl w:ilvl="3" w:tplc="81CAB26E" w:tentative="1">
      <w:start w:val="1"/>
      <w:numFmt w:val="bullet"/>
      <w:lvlText w:val=""/>
      <w:lvlJc w:val="left"/>
      <w:pPr>
        <w:ind w:left="2520" w:hanging="360"/>
      </w:pPr>
      <w:rPr>
        <w:rFonts w:ascii="Symbol" w:hAnsi="Symbol" w:hint="default"/>
      </w:rPr>
    </w:lvl>
    <w:lvl w:ilvl="4" w:tplc="DDF6D3E0" w:tentative="1">
      <w:start w:val="1"/>
      <w:numFmt w:val="bullet"/>
      <w:lvlText w:val="o"/>
      <w:lvlJc w:val="left"/>
      <w:pPr>
        <w:ind w:left="3240" w:hanging="360"/>
      </w:pPr>
      <w:rPr>
        <w:rFonts w:ascii="Courier New" w:hAnsi="Courier New" w:cs="Courier New" w:hint="default"/>
      </w:rPr>
    </w:lvl>
    <w:lvl w:ilvl="5" w:tplc="EF2ACF8A" w:tentative="1">
      <w:start w:val="1"/>
      <w:numFmt w:val="bullet"/>
      <w:lvlText w:val=""/>
      <w:lvlJc w:val="left"/>
      <w:pPr>
        <w:ind w:left="3960" w:hanging="360"/>
      </w:pPr>
      <w:rPr>
        <w:rFonts w:ascii="Wingdings" w:hAnsi="Wingdings" w:hint="default"/>
      </w:rPr>
    </w:lvl>
    <w:lvl w:ilvl="6" w:tplc="9D401FA8" w:tentative="1">
      <w:start w:val="1"/>
      <w:numFmt w:val="bullet"/>
      <w:lvlText w:val=""/>
      <w:lvlJc w:val="left"/>
      <w:pPr>
        <w:ind w:left="4680" w:hanging="360"/>
      </w:pPr>
      <w:rPr>
        <w:rFonts w:ascii="Symbol" w:hAnsi="Symbol" w:hint="default"/>
      </w:rPr>
    </w:lvl>
    <w:lvl w:ilvl="7" w:tplc="B88E93C6" w:tentative="1">
      <w:start w:val="1"/>
      <w:numFmt w:val="bullet"/>
      <w:lvlText w:val="o"/>
      <w:lvlJc w:val="left"/>
      <w:pPr>
        <w:ind w:left="5400" w:hanging="360"/>
      </w:pPr>
      <w:rPr>
        <w:rFonts w:ascii="Courier New" w:hAnsi="Courier New" w:cs="Courier New" w:hint="default"/>
      </w:rPr>
    </w:lvl>
    <w:lvl w:ilvl="8" w:tplc="9B0ED0A6" w:tentative="1">
      <w:start w:val="1"/>
      <w:numFmt w:val="bullet"/>
      <w:lvlText w:val=""/>
      <w:lvlJc w:val="left"/>
      <w:pPr>
        <w:ind w:left="6120" w:hanging="360"/>
      </w:pPr>
      <w:rPr>
        <w:rFonts w:ascii="Wingdings" w:hAnsi="Wingdings" w:hint="default"/>
      </w:rPr>
    </w:lvl>
  </w:abstractNum>
  <w:abstractNum w:abstractNumId="48">
    <w:nsid w:val="164A43F6"/>
    <w:multiLevelType w:val="hybridMultilevel"/>
    <w:tmpl w:val="D20A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17181DFC"/>
    <w:multiLevelType w:val="hybridMultilevel"/>
    <w:tmpl w:val="1B144022"/>
    <w:lvl w:ilvl="0" w:tplc="AF1EB28A">
      <w:start w:val="1"/>
      <w:numFmt w:val="bullet"/>
      <w:lvlText w:val="I"/>
      <w:lvlJc w:val="left"/>
      <w:pPr>
        <w:tabs>
          <w:tab w:val="num" w:pos="720"/>
        </w:tabs>
        <w:ind w:left="720" w:hanging="360"/>
      </w:pPr>
      <w:rPr>
        <w:rFonts w:ascii="Arial" w:hAnsi="Arial" w:hint="default"/>
      </w:rPr>
    </w:lvl>
    <w:lvl w:ilvl="1" w:tplc="F43E74CA" w:tentative="1">
      <w:start w:val="1"/>
      <w:numFmt w:val="bullet"/>
      <w:lvlText w:val="I"/>
      <w:lvlJc w:val="left"/>
      <w:pPr>
        <w:tabs>
          <w:tab w:val="num" w:pos="1440"/>
        </w:tabs>
        <w:ind w:left="1440" w:hanging="360"/>
      </w:pPr>
      <w:rPr>
        <w:rFonts w:ascii="Arial" w:hAnsi="Arial" w:hint="default"/>
      </w:rPr>
    </w:lvl>
    <w:lvl w:ilvl="2" w:tplc="D8249B60" w:tentative="1">
      <w:start w:val="1"/>
      <w:numFmt w:val="bullet"/>
      <w:lvlText w:val="I"/>
      <w:lvlJc w:val="left"/>
      <w:pPr>
        <w:tabs>
          <w:tab w:val="num" w:pos="2160"/>
        </w:tabs>
        <w:ind w:left="2160" w:hanging="360"/>
      </w:pPr>
      <w:rPr>
        <w:rFonts w:ascii="Arial" w:hAnsi="Arial" w:hint="default"/>
      </w:rPr>
    </w:lvl>
    <w:lvl w:ilvl="3" w:tplc="1862E0AE" w:tentative="1">
      <w:start w:val="1"/>
      <w:numFmt w:val="bullet"/>
      <w:lvlText w:val="I"/>
      <w:lvlJc w:val="left"/>
      <w:pPr>
        <w:tabs>
          <w:tab w:val="num" w:pos="2880"/>
        </w:tabs>
        <w:ind w:left="2880" w:hanging="360"/>
      </w:pPr>
      <w:rPr>
        <w:rFonts w:ascii="Arial" w:hAnsi="Arial" w:hint="default"/>
      </w:rPr>
    </w:lvl>
    <w:lvl w:ilvl="4" w:tplc="100CF66E" w:tentative="1">
      <w:start w:val="1"/>
      <w:numFmt w:val="bullet"/>
      <w:lvlText w:val="I"/>
      <w:lvlJc w:val="left"/>
      <w:pPr>
        <w:tabs>
          <w:tab w:val="num" w:pos="3600"/>
        </w:tabs>
        <w:ind w:left="3600" w:hanging="360"/>
      </w:pPr>
      <w:rPr>
        <w:rFonts w:ascii="Arial" w:hAnsi="Arial" w:hint="default"/>
      </w:rPr>
    </w:lvl>
    <w:lvl w:ilvl="5" w:tplc="6D500836" w:tentative="1">
      <w:start w:val="1"/>
      <w:numFmt w:val="bullet"/>
      <w:lvlText w:val="I"/>
      <w:lvlJc w:val="left"/>
      <w:pPr>
        <w:tabs>
          <w:tab w:val="num" w:pos="4320"/>
        </w:tabs>
        <w:ind w:left="4320" w:hanging="360"/>
      </w:pPr>
      <w:rPr>
        <w:rFonts w:ascii="Arial" w:hAnsi="Arial" w:hint="default"/>
      </w:rPr>
    </w:lvl>
    <w:lvl w:ilvl="6" w:tplc="41C2262C" w:tentative="1">
      <w:start w:val="1"/>
      <w:numFmt w:val="bullet"/>
      <w:lvlText w:val="I"/>
      <w:lvlJc w:val="left"/>
      <w:pPr>
        <w:tabs>
          <w:tab w:val="num" w:pos="5040"/>
        </w:tabs>
        <w:ind w:left="5040" w:hanging="360"/>
      </w:pPr>
      <w:rPr>
        <w:rFonts w:ascii="Arial" w:hAnsi="Arial" w:hint="default"/>
      </w:rPr>
    </w:lvl>
    <w:lvl w:ilvl="7" w:tplc="C46E5374" w:tentative="1">
      <w:start w:val="1"/>
      <w:numFmt w:val="bullet"/>
      <w:lvlText w:val="I"/>
      <w:lvlJc w:val="left"/>
      <w:pPr>
        <w:tabs>
          <w:tab w:val="num" w:pos="5760"/>
        </w:tabs>
        <w:ind w:left="5760" w:hanging="360"/>
      </w:pPr>
      <w:rPr>
        <w:rFonts w:ascii="Arial" w:hAnsi="Arial" w:hint="default"/>
      </w:rPr>
    </w:lvl>
    <w:lvl w:ilvl="8" w:tplc="0AFA7706" w:tentative="1">
      <w:start w:val="1"/>
      <w:numFmt w:val="bullet"/>
      <w:lvlText w:val="I"/>
      <w:lvlJc w:val="left"/>
      <w:pPr>
        <w:tabs>
          <w:tab w:val="num" w:pos="6480"/>
        </w:tabs>
        <w:ind w:left="6480" w:hanging="360"/>
      </w:pPr>
      <w:rPr>
        <w:rFonts w:ascii="Arial" w:hAnsi="Arial" w:hint="default"/>
      </w:rPr>
    </w:lvl>
  </w:abstractNum>
  <w:abstractNum w:abstractNumId="50">
    <w:nsid w:val="172801F0"/>
    <w:multiLevelType w:val="multilevel"/>
    <w:tmpl w:val="D4823CFC"/>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nsid w:val="17802C6C"/>
    <w:multiLevelType w:val="hybridMultilevel"/>
    <w:tmpl w:val="C4E87868"/>
    <w:lvl w:ilvl="0" w:tplc="AA7CFDD6">
      <w:start w:val="1"/>
      <w:numFmt w:val="bullet"/>
      <w:lvlText w:val="C"/>
      <w:lvlJc w:val="left"/>
      <w:pPr>
        <w:tabs>
          <w:tab w:val="num" w:pos="720"/>
        </w:tabs>
        <w:ind w:left="720" w:hanging="360"/>
      </w:pPr>
      <w:rPr>
        <w:rFonts w:ascii="Arial" w:hAnsi="Arial" w:hint="default"/>
      </w:rPr>
    </w:lvl>
    <w:lvl w:ilvl="1" w:tplc="87C63224" w:tentative="1">
      <w:start w:val="1"/>
      <w:numFmt w:val="bullet"/>
      <w:lvlText w:val="C"/>
      <w:lvlJc w:val="left"/>
      <w:pPr>
        <w:tabs>
          <w:tab w:val="num" w:pos="1440"/>
        </w:tabs>
        <w:ind w:left="1440" w:hanging="360"/>
      </w:pPr>
      <w:rPr>
        <w:rFonts w:ascii="Arial" w:hAnsi="Arial" w:hint="default"/>
      </w:rPr>
    </w:lvl>
    <w:lvl w:ilvl="2" w:tplc="EE221402" w:tentative="1">
      <w:start w:val="1"/>
      <w:numFmt w:val="bullet"/>
      <w:lvlText w:val="C"/>
      <w:lvlJc w:val="left"/>
      <w:pPr>
        <w:tabs>
          <w:tab w:val="num" w:pos="2160"/>
        </w:tabs>
        <w:ind w:left="2160" w:hanging="360"/>
      </w:pPr>
      <w:rPr>
        <w:rFonts w:ascii="Arial" w:hAnsi="Arial" w:hint="default"/>
      </w:rPr>
    </w:lvl>
    <w:lvl w:ilvl="3" w:tplc="DC5C63D8" w:tentative="1">
      <w:start w:val="1"/>
      <w:numFmt w:val="bullet"/>
      <w:lvlText w:val="C"/>
      <w:lvlJc w:val="left"/>
      <w:pPr>
        <w:tabs>
          <w:tab w:val="num" w:pos="2880"/>
        </w:tabs>
        <w:ind w:left="2880" w:hanging="360"/>
      </w:pPr>
      <w:rPr>
        <w:rFonts w:ascii="Arial" w:hAnsi="Arial" w:hint="default"/>
      </w:rPr>
    </w:lvl>
    <w:lvl w:ilvl="4" w:tplc="C9F0A7BC" w:tentative="1">
      <w:start w:val="1"/>
      <w:numFmt w:val="bullet"/>
      <w:lvlText w:val="C"/>
      <w:lvlJc w:val="left"/>
      <w:pPr>
        <w:tabs>
          <w:tab w:val="num" w:pos="3600"/>
        </w:tabs>
        <w:ind w:left="3600" w:hanging="360"/>
      </w:pPr>
      <w:rPr>
        <w:rFonts w:ascii="Arial" w:hAnsi="Arial" w:hint="default"/>
      </w:rPr>
    </w:lvl>
    <w:lvl w:ilvl="5" w:tplc="4EA0A39A" w:tentative="1">
      <w:start w:val="1"/>
      <w:numFmt w:val="bullet"/>
      <w:lvlText w:val="C"/>
      <w:lvlJc w:val="left"/>
      <w:pPr>
        <w:tabs>
          <w:tab w:val="num" w:pos="4320"/>
        </w:tabs>
        <w:ind w:left="4320" w:hanging="360"/>
      </w:pPr>
      <w:rPr>
        <w:rFonts w:ascii="Arial" w:hAnsi="Arial" w:hint="default"/>
      </w:rPr>
    </w:lvl>
    <w:lvl w:ilvl="6" w:tplc="C390013E" w:tentative="1">
      <w:start w:val="1"/>
      <w:numFmt w:val="bullet"/>
      <w:lvlText w:val="C"/>
      <w:lvlJc w:val="left"/>
      <w:pPr>
        <w:tabs>
          <w:tab w:val="num" w:pos="5040"/>
        </w:tabs>
        <w:ind w:left="5040" w:hanging="360"/>
      </w:pPr>
      <w:rPr>
        <w:rFonts w:ascii="Arial" w:hAnsi="Arial" w:hint="default"/>
      </w:rPr>
    </w:lvl>
    <w:lvl w:ilvl="7" w:tplc="F72AB776" w:tentative="1">
      <w:start w:val="1"/>
      <w:numFmt w:val="bullet"/>
      <w:lvlText w:val="C"/>
      <w:lvlJc w:val="left"/>
      <w:pPr>
        <w:tabs>
          <w:tab w:val="num" w:pos="5760"/>
        </w:tabs>
        <w:ind w:left="5760" w:hanging="360"/>
      </w:pPr>
      <w:rPr>
        <w:rFonts w:ascii="Arial" w:hAnsi="Arial" w:hint="default"/>
      </w:rPr>
    </w:lvl>
    <w:lvl w:ilvl="8" w:tplc="C4D6DC2A" w:tentative="1">
      <w:start w:val="1"/>
      <w:numFmt w:val="bullet"/>
      <w:lvlText w:val="C"/>
      <w:lvlJc w:val="left"/>
      <w:pPr>
        <w:tabs>
          <w:tab w:val="num" w:pos="6480"/>
        </w:tabs>
        <w:ind w:left="6480" w:hanging="360"/>
      </w:pPr>
      <w:rPr>
        <w:rFonts w:ascii="Arial" w:hAnsi="Arial" w:hint="default"/>
      </w:rPr>
    </w:lvl>
  </w:abstractNum>
  <w:abstractNum w:abstractNumId="52">
    <w:nsid w:val="17F72120"/>
    <w:multiLevelType w:val="multilevel"/>
    <w:tmpl w:val="F8E6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18257066"/>
    <w:multiLevelType w:val="hybridMultilevel"/>
    <w:tmpl w:val="A5CC0BB2"/>
    <w:lvl w:ilvl="0" w:tplc="F586A0EA">
      <w:start w:val="1"/>
      <w:numFmt w:val="bullet"/>
      <w:lvlText w:val="•"/>
      <w:lvlJc w:val="left"/>
      <w:pPr>
        <w:tabs>
          <w:tab w:val="num" w:pos="720"/>
        </w:tabs>
        <w:ind w:left="720" w:hanging="360"/>
      </w:pPr>
      <w:rPr>
        <w:rFonts w:ascii="Arial" w:hAnsi="Arial" w:hint="default"/>
      </w:rPr>
    </w:lvl>
    <w:lvl w:ilvl="1" w:tplc="C958B66C" w:tentative="1">
      <w:start w:val="1"/>
      <w:numFmt w:val="bullet"/>
      <w:lvlText w:val="•"/>
      <w:lvlJc w:val="left"/>
      <w:pPr>
        <w:tabs>
          <w:tab w:val="num" w:pos="1440"/>
        </w:tabs>
        <w:ind w:left="1440" w:hanging="360"/>
      </w:pPr>
      <w:rPr>
        <w:rFonts w:ascii="Arial" w:hAnsi="Arial" w:hint="default"/>
      </w:rPr>
    </w:lvl>
    <w:lvl w:ilvl="2" w:tplc="F69A282A" w:tentative="1">
      <w:start w:val="1"/>
      <w:numFmt w:val="bullet"/>
      <w:lvlText w:val="•"/>
      <w:lvlJc w:val="left"/>
      <w:pPr>
        <w:tabs>
          <w:tab w:val="num" w:pos="2160"/>
        </w:tabs>
        <w:ind w:left="2160" w:hanging="360"/>
      </w:pPr>
      <w:rPr>
        <w:rFonts w:ascii="Arial" w:hAnsi="Arial" w:hint="default"/>
      </w:rPr>
    </w:lvl>
    <w:lvl w:ilvl="3" w:tplc="27BA8A2A" w:tentative="1">
      <w:start w:val="1"/>
      <w:numFmt w:val="bullet"/>
      <w:lvlText w:val="•"/>
      <w:lvlJc w:val="left"/>
      <w:pPr>
        <w:tabs>
          <w:tab w:val="num" w:pos="2880"/>
        </w:tabs>
        <w:ind w:left="2880" w:hanging="360"/>
      </w:pPr>
      <w:rPr>
        <w:rFonts w:ascii="Arial" w:hAnsi="Arial" w:hint="default"/>
      </w:rPr>
    </w:lvl>
    <w:lvl w:ilvl="4" w:tplc="17A45928" w:tentative="1">
      <w:start w:val="1"/>
      <w:numFmt w:val="bullet"/>
      <w:lvlText w:val="•"/>
      <w:lvlJc w:val="left"/>
      <w:pPr>
        <w:tabs>
          <w:tab w:val="num" w:pos="3600"/>
        </w:tabs>
        <w:ind w:left="3600" w:hanging="360"/>
      </w:pPr>
      <w:rPr>
        <w:rFonts w:ascii="Arial" w:hAnsi="Arial" w:hint="default"/>
      </w:rPr>
    </w:lvl>
    <w:lvl w:ilvl="5" w:tplc="D3E46C2E" w:tentative="1">
      <w:start w:val="1"/>
      <w:numFmt w:val="bullet"/>
      <w:lvlText w:val="•"/>
      <w:lvlJc w:val="left"/>
      <w:pPr>
        <w:tabs>
          <w:tab w:val="num" w:pos="4320"/>
        </w:tabs>
        <w:ind w:left="4320" w:hanging="360"/>
      </w:pPr>
      <w:rPr>
        <w:rFonts w:ascii="Arial" w:hAnsi="Arial" w:hint="default"/>
      </w:rPr>
    </w:lvl>
    <w:lvl w:ilvl="6" w:tplc="920C5410" w:tentative="1">
      <w:start w:val="1"/>
      <w:numFmt w:val="bullet"/>
      <w:lvlText w:val="•"/>
      <w:lvlJc w:val="left"/>
      <w:pPr>
        <w:tabs>
          <w:tab w:val="num" w:pos="5040"/>
        </w:tabs>
        <w:ind w:left="5040" w:hanging="360"/>
      </w:pPr>
      <w:rPr>
        <w:rFonts w:ascii="Arial" w:hAnsi="Arial" w:hint="default"/>
      </w:rPr>
    </w:lvl>
    <w:lvl w:ilvl="7" w:tplc="803C064A" w:tentative="1">
      <w:start w:val="1"/>
      <w:numFmt w:val="bullet"/>
      <w:lvlText w:val="•"/>
      <w:lvlJc w:val="left"/>
      <w:pPr>
        <w:tabs>
          <w:tab w:val="num" w:pos="5760"/>
        </w:tabs>
        <w:ind w:left="5760" w:hanging="360"/>
      </w:pPr>
      <w:rPr>
        <w:rFonts w:ascii="Arial" w:hAnsi="Arial" w:hint="default"/>
      </w:rPr>
    </w:lvl>
    <w:lvl w:ilvl="8" w:tplc="9E829176" w:tentative="1">
      <w:start w:val="1"/>
      <w:numFmt w:val="bullet"/>
      <w:lvlText w:val="•"/>
      <w:lvlJc w:val="left"/>
      <w:pPr>
        <w:tabs>
          <w:tab w:val="num" w:pos="6480"/>
        </w:tabs>
        <w:ind w:left="6480" w:hanging="360"/>
      </w:pPr>
      <w:rPr>
        <w:rFonts w:ascii="Arial" w:hAnsi="Arial" w:hint="default"/>
      </w:rPr>
    </w:lvl>
  </w:abstractNum>
  <w:abstractNum w:abstractNumId="54">
    <w:nsid w:val="18273BF5"/>
    <w:multiLevelType w:val="hybridMultilevel"/>
    <w:tmpl w:val="B2A86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18A063E0"/>
    <w:multiLevelType w:val="hybridMultilevel"/>
    <w:tmpl w:val="A70262D6"/>
    <w:lvl w:ilvl="0" w:tplc="07D269BE">
      <w:start w:val="1"/>
      <w:numFmt w:val="bullet"/>
      <w:lvlText w:val="O"/>
      <w:lvlJc w:val="left"/>
      <w:pPr>
        <w:tabs>
          <w:tab w:val="num" w:pos="720"/>
        </w:tabs>
        <w:ind w:left="720" w:hanging="360"/>
      </w:pPr>
      <w:rPr>
        <w:rFonts w:ascii="Arial" w:hAnsi="Arial" w:hint="default"/>
      </w:rPr>
    </w:lvl>
    <w:lvl w:ilvl="1" w:tplc="145435B6" w:tentative="1">
      <w:start w:val="1"/>
      <w:numFmt w:val="bullet"/>
      <w:lvlText w:val="O"/>
      <w:lvlJc w:val="left"/>
      <w:pPr>
        <w:tabs>
          <w:tab w:val="num" w:pos="1440"/>
        </w:tabs>
        <w:ind w:left="1440" w:hanging="360"/>
      </w:pPr>
      <w:rPr>
        <w:rFonts w:ascii="Arial" w:hAnsi="Arial" w:hint="default"/>
      </w:rPr>
    </w:lvl>
    <w:lvl w:ilvl="2" w:tplc="F0E8AAD2" w:tentative="1">
      <w:start w:val="1"/>
      <w:numFmt w:val="bullet"/>
      <w:lvlText w:val="O"/>
      <w:lvlJc w:val="left"/>
      <w:pPr>
        <w:tabs>
          <w:tab w:val="num" w:pos="2160"/>
        </w:tabs>
        <w:ind w:left="2160" w:hanging="360"/>
      </w:pPr>
      <w:rPr>
        <w:rFonts w:ascii="Arial" w:hAnsi="Arial" w:hint="default"/>
      </w:rPr>
    </w:lvl>
    <w:lvl w:ilvl="3" w:tplc="DCD22550" w:tentative="1">
      <w:start w:val="1"/>
      <w:numFmt w:val="bullet"/>
      <w:lvlText w:val="O"/>
      <w:lvlJc w:val="left"/>
      <w:pPr>
        <w:tabs>
          <w:tab w:val="num" w:pos="2880"/>
        </w:tabs>
        <w:ind w:left="2880" w:hanging="360"/>
      </w:pPr>
      <w:rPr>
        <w:rFonts w:ascii="Arial" w:hAnsi="Arial" w:hint="default"/>
      </w:rPr>
    </w:lvl>
    <w:lvl w:ilvl="4" w:tplc="E91A369A" w:tentative="1">
      <w:start w:val="1"/>
      <w:numFmt w:val="bullet"/>
      <w:lvlText w:val="O"/>
      <w:lvlJc w:val="left"/>
      <w:pPr>
        <w:tabs>
          <w:tab w:val="num" w:pos="3600"/>
        </w:tabs>
        <w:ind w:left="3600" w:hanging="360"/>
      </w:pPr>
      <w:rPr>
        <w:rFonts w:ascii="Arial" w:hAnsi="Arial" w:hint="default"/>
      </w:rPr>
    </w:lvl>
    <w:lvl w:ilvl="5" w:tplc="2376B9A0" w:tentative="1">
      <w:start w:val="1"/>
      <w:numFmt w:val="bullet"/>
      <w:lvlText w:val="O"/>
      <w:lvlJc w:val="left"/>
      <w:pPr>
        <w:tabs>
          <w:tab w:val="num" w:pos="4320"/>
        </w:tabs>
        <w:ind w:left="4320" w:hanging="360"/>
      </w:pPr>
      <w:rPr>
        <w:rFonts w:ascii="Arial" w:hAnsi="Arial" w:hint="default"/>
      </w:rPr>
    </w:lvl>
    <w:lvl w:ilvl="6" w:tplc="C5366128" w:tentative="1">
      <w:start w:val="1"/>
      <w:numFmt w:val="bullet"/>
      <w:lvlText w:val="O"/>
      <w:lvlJc w:val="left"/>
      <w:pPr>
        <w:tabs>
          <w:tab w:val="num" w:pos="5040"/>
        </w:tabs>
        <w:ind w:left="5040" w:hanging="360"/>
      </w:pPr>
      <w:rPr>
        <w:rFonts w:ascii="Arial" w:hAnsi="Arial" w:hint="default"/>
      </w:rPr>
    </w:lvl>
    <w:lvl w:ilvl="7" w:tplc="D9341E1E" w:tentative="1">
      <w:start w:val="1"/>
      <w:numFmt w:val="bullet"/>
      <w:lvlText w:val="O"/>
      <w:lvlJc w:val="left"/>
      <w:pPr>
        <w:tabs>
          <w:tab w:val="num" w:pos="5760"/>
        </w:tabs>
        <w:ind w:left="5760" w:hanging="360"/>
      </w:pPr>
      <w:rPr>
        <w:rFonts w:ascii="Arial" w:hAnsi="Arial" w:hint="default"/>
      </w:rPr>
    </w:lvl>
    <w:lvl w:ilvl="8" w:tplc="BF1634B6" w:tentative="1">
      <w:start w:val="1"/>
      <w:numFmt w:val="bullet"/>
      <w:lvlText w:val="O"/>
      <w:lvlJc w:val="left"/>
      <w:pPr>
        <w:tabs>
          <w:tab w:val="num" w:pos="6480"/>
        </w:tabs>
        <w:ind w:left="6480" w:hanging="360"/>
      </w:pPr>
      <w:rPr>
        <w:rFonts w:ascii="Arial" w:hAnsi="Arial" w:hint="default"/>
      </w:rPr>
    </w:lvl>
  </w:abstractNum>
  <w:abstractNum w:abstractNumId="56">
    <w:nsid w:val="18BE65D9"/>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nsid w:val="19114B22"/>
    <w:multiLevelType w:val="hybridMultilevel"/>
    <w:tmpl w:val="3FB21F86"/>
    <w:lvl w:ilvl="0" w:tplc="D9A8BA38">
      <w:start w:val="1"/>
      <w:numFmt w:val="bullet"/>
      <w:lvlText w:val="N"/>
      <w:lvlJc w:val="left"/>
      <w:pPr>
        <w:tabs>
          <w:tab w:val="num" w:pos="720"/>
        </w:tabs>
        <w:ind w:left="720" w:hanging="360"/>
      </w:pPr>
      <w:rPr>
        <w:rFonts w:ascii="Arial" w:hAnsi="Arial" w:hint="default"/>
      </w:rPr>
    </w:lvl>
    <w:lvl w:ilvl="1" w:tplc="881C4394" w:tentative="1">
      <w:start w:val="1"/>
      <w:numFmt w:val="bullet"/>
      <w:lvlText w:val="N"/>
      <w:lvlJc w:val="left"/>
      <w:pPr>
        <w:tabs>
          <w:tab w:val="num" w:pos="1440"/>
        </w:tabs>
        <w:ind w:left="1440" w:hanging="360"/>
      </w:pPr>
      <w:rPr>
        <w:rFonts w:ascii="Arial" w:hAnsi="Arial" w:hint="default"/>
      </w:rPr>
    </w:lvl>
    <w:lvl w:ilvl="2" w:tplc="0122E08E" w:tentative="1">
      <w:start w:val="1"/>
      <w:numFmt w:val="bullet"/>
      <w:lvlText w:val="N"/>
      <w:lvlJc w:val="left"/>
      <w:pPr>
        <w:tabs>
          <w:tab w:val="num" w:pos="2160"/>
        </w:tabs>
        <w:ind w:left="2160" w:hanging="360"/>
      </w:pPr>
      <w:rPr>
        <w:rFonts w:ascii="Arial" w:hAnsi="Arial" w:hint="default"/>
      </w:rPr>
    </w:lvl>
    <w:lvl w:ilvl="3" w:tplc="55DAF792" w:tentative="1">
      <w:start w:val="1"/>
      <w:numFmt w:val="bullet"/>
      <w:lvlText w:val="N"/>
      <w:lvlJc w:val="left"/>
      <w:pPr>
        <w:tabs>
          <w:tab w:val="num" w:pos="2880"/>
        </w:tabs>
        <w:ind w:left="2880" w:hanging="360"/>
      </w:pPr>
      <w:rPr>
        <w:rFonts w:ascii="Arial" w:hAnsi="Arial" w:hint="default"/>
      </w:rPr>
    </w:lvl>
    <w:lvl w:ilvl="4" w:tplc="3F8647E0" w:tentative="1">
      <w:start w:val="1"/>
      <w:numFmt w:val="bullet"/>
      <w:lvlText w:val="N"/>
      <w:lvlJc w:val="left"/>
      <w:pPr>
        <w:tabs>
          <w:tab w:val="num" w:pos="3600"/>
        </w:tabs>
        <w:ind w:left="3600" w:hanging="360"/>
      </w:pPr>
      <w:rPr>
        <w:rFonts w:ascii="Arial" w:hAnsi="Arial" w:hint="default"/>
      </w:rPr>
    </w:lvl>
    <w:lvl w:ilvl="5" w:tplc="CB46C012" w:tentative="1">
      <w:start w:val="1"/>
      <w:numFmt w:val="bullet"/>
      <w:lvlText w:val="N"/>
      <w:lvlJc w:val="left"/>
      <w:pPr>
        <w:tabs>
          <w:tab w:val="num" w:pos="4320"/>
        </w:tabs>
        <w:ind w:left="4320" w:hanging="360"/>
      </w:pPr>
      <w:rPr>
        <w:rFonts w:ascii="Arial" w:hAnsi="Arial" w:hint="default"/>
      </w:rPr>
    </w:lvl>
    <w:lvl w:ilvl="6" w:tplc="F5EE5DE4" w:tentative="1">
      <w:start w:val="1"/>
      <w:numFmt w:val="bullet"/>
      <w:lvlText w:val="N"/>
      <w:lvlJc w:val="left"/>
      <w:pPr>
        <w:tabs>
          <w:tab w:val="num" w:pos="5040"/>
        </w:tabs>
        <w:ind w:left="5040" w:hanging="360"/>
      </w:pPr>
      <w:rPr>
        <w:rFonts w:ascii="Arial" w:hAnsi="Arial" w:hint="default"/>
      </w:rPr>
    </w:lvl>
    <w:lvl w:ilvl="7" w:tplc="4A1A1C3A" w:tentative="1">
      <w:start w:val="1"/>
      <w:numFmt w:val="bullet"/>
      <w:lvlText w:val="N"/>
      <w:lvlJc w:val="left"/>
      <w:pPr>
        <w:tabs>
          <w:tab w:val="num" w:pos="5760"/>
        </w:tabs>
        <w:ind w:left="5760" w:hanging="360"/>
      </w:pPr>
      <w:rPr>
        <w:rFonts w:ascii="Arial" w:hAnsi="Arial" w:hint="default"/>
      </w:rPr>
    </w:lvl>
    <w:lvl w:ilvl="8" w:tplc="4E8CA710" w:tentative="1">
      <w:start w:val="1"/>
      <w:numFmt w:val="bullet"/>
      <w:lvlText w:val="N"/>
      <w:lvlJc w:val="left"/>
      <w:pPr>
        <w:tabs>
          <w:tab w:val="num" w:pos="6480"/>
        </w:tabs>
        <w:ind w:left="6480" w:hanging="360"/>
      </w:pPr>
      <w:rPr>
        <w:rFonts w:ascii="Arial" w:hAnsi="Arial" w:hint="default"/>
      </w:rPr>
    </w:lvl>
  </w:abstractNum>
  <w:abstractNum w:abstractNumId="58">
    <w:nsid w:val="19352B42"/>
    <w:multiLevelType w:val="hybridMultilevel"/>
    <w:tmpl w:val="5C5CCF40"/>
    <w:lvl w:ilvl="0" w:tplc="0008A818">
      <w:start w:val="1"/>
      <w:numFmt w:val="decimal"/>
      <w:lvlText w:val="%1."/>
      <w:lvlJc w:val="left"/>
      <w:pPr>
        <w:ind w:left="720" w:hanging="360"/>
      </w:pPr>
    </w:lvl>
    <w:lvl w:ilvl="1" w:tplc="39CEE4B4" w:tentative="1">
      <w:start w:val="1"/>
      <w:numFmt w:val="lowerLetter"/>
      <w:lvlText w:val="%2."/>
      <w:lvlJc w:val="left"/>
      <w:pPr>
        <w:ind w:left="1440" w:hanging="360"/>
      </w:pPr>
    </w:lvl>
    <w:lvl w:ilvl="2" w:tplc="5FDE5F8C" w:tentative="1">
      <w:start w:val="1"/>
      <w:numFmt w:val="lowerRoman"/>
      <w:lvlText w:val="%3."/>
      <w:lvlJc w:val="right"/>
      <w:pPr>
        <w:ind w:left="2160" w:hanging="180"/>
      </w:pPr>
    </w:lvl>
    <w:lvl w:ilvl="3" w:tplc="F6AE2240" w:tentative="1">
      <w:start w:val="1"/>
      <w:numFmt w:val="decimal"/>
      <w:lvlText w:val="%4."/>
      <w:lvlJc w:val="left"/>
      <w:pPr>
        <w:ind w:left="2880" w:hanging="360"/>
      </w:pPr>
    </w:lvl>
    <w:lvl w:ilvl="4" w:tplc="71F08118" w:tentative="1">
      <w:start w:val="1"/>
      <w:numFmt w:val="lowerLetter"/>
      <w:lvlText w:val="%5."/>
      <w:lvlJc w:val="left"/>
      <w:pPr>
        <w:ind w:left="3600" w:hanging="360"/>
      </w:pPr>
    </w:lvl>
    <w:lvl w:ilvl="5" w:tplc="E0F6C79C" w:tentative="1">
      <w:start w:val="1"/>
      <w:numFmt w:val="lowerRoman"/>
      <w:lvlText w:val="%6."/>
      <w:lvlJc w:val="right"/>
      <w:pPr>
        <w:ind w:left="4320" w:hanging="180"/>
      </w:pPr>
    </w:lvl>
    <w:lvl w:ilvl="6" w:tplc="2E7A8476" w:tentative="1">
      <w:start w:val="1"/>
      <w:numFmt w:val="decimal"/>
      <w:lvlText w:val="%7."/>
      <w:lvlJc w:val="left"/>
      <w:pPr>
        <w:ind w:left="5040" w:hanging="360"/>
      </w:pPr>
    </w:lvl>
    <w:lvl w:ilvl="7" w:tplc="24F07784" w:tentative="1">
      <w:start w:val="1"/>
      <w:numFmt w:val="lowerLetter"/>
      <w:lvlText w:val="%8."/>
      <w:lvlJc w:val="left"/>
      <w:pPr>
        <w:ind w:left="5760" w:hanging="360"/>
      </w:pPr>
    </w:lvl>
    <w:lvl w:ilvl="8" w:tplc="645C970A" w:tentative="1">
      <w:start w:val="1"/>
      <w:numFmt w:val="lowerRoman"/>
      <w:lvlText w:val="%9."/>
      <w:lvlJc w:val="right"/>
      <w:pPr>
        <w:ind w:left="6480" w:hanging="180"/>
      </w:pPr>
    </w:lvl>
  </w:abstractNum>
  <w:abstractNum w:abstractNumId="59">
    <w:nsid w:val="1AE50642"/>
    <w:multiLevelType w:val="hybridMultilevel"/>
    <w:tmpl w:val="9D3C6D46"/>
    <w:lvl w:ilvl="0" w:tplc="6E5AEB12">
      <w:start w:val="1"/>
      <w:numFmt w:val="bullet"/>
      <w:lvlText w:val="N"/>
      <w:lvlJc w:val="left"/>
      <w:pPr>
        <w:tabs>
          <w:tab w:val="num" w:pos="720"/>
        </w:tabs>
        <w:ind w:left="720" w:hanging="360"/>
      </w:pPr>
      <w:rPr>
        <w:rFonts w:ascii="Arial" w:hAnsi="Arial" w:hint="default"/>
      </w:rPr>
    </w:lvl>
    <w:lvl w:ilvl="1" w:tplc="D0D28DAE" w:tentative="1">
      <w:start w:val="1"/>
      <w:numFmt w:val="bullet"/>
      <w:lvlText w:val="N"/>
      <w:lvlJc w:val="left"/>
      <w:pPr>
        <w:tabs>
          <w:tab w:val="num" w:pos="1440"/>
        </w:tabs>
        <w:ind w:left="1440" w:hanging="360"/>
      </w:pPr>
      <w:rPr>
        <w:rFonts w:ascii="Arial" w:hAnsi="Arial" w:hint="default"/>
      </w:rPr>
    </w:lvl>
    <w:lvl w:ilvl="2" w:tplc="E82A11DE" w:tentative="1">
      <w:start w:val="1"/>
      <w:numFmt w:val="bullet"/>
      <w:lvlText w:val="N"/>
      <w:lvlJc w:val="left"/>
      <w:pPr>
        <w:tabs>
          <w:tab w:val="num" w:pos="2160"/>
        </w:tabs>
        <w:ind w:left="2160" w:hanging="360"/>
      </w:pPr>
      <w:rPr>
        <w:rFonts w:ascii="Arial" w:hAnsi="Arial" w:hint="default"/>
      </w:rPr>
    </w:lvl>
    <w:lvl w:ilvl="3" w:tplc="D2628B1C" w:tentative="1">
      <w:start w:val="1"/>
      <w:numFmt w:val="bullet"/>
      <w:lvlText w:val="N"/>
      <w:lvlJc w:val="left"/>
      <w:pPr>
        <w:tabs>
          <w:tab w:val="num" w:pos="2880"/>
        </w:tabs>
        <w:ind w:left="2880" w:hanging="360"/>
      </w:pPr>
      <w:rPr>
        <w:rFonts w:ascii="Arial" w:hAnsi="Arial" w:hint="default"/>
      </w:rPr>
    </w:lvl>
    <w:lvl w:ilvl="4" w:tplc="24A8ADBC" w:tentative="1">
      <w:start w:val="1"/>
      <w:numFmt w:val="bullet"/>
      <w:lvlText w:val="N"/>
      <w:lvlJc w:val="left"/>
      <w:pPr>
        <w:tabs>
          <w:tab w:val="num" w:pos="3600"/>
        </w:tabs>
        <w:ind w:left="3600" w:hanging="360"/>
      </w:pPr>
      <w:rPr>
        <w:rFonts w:ascii="Arial" w:hAnsi="Arial" w:hint="default"/>
      </w:rPr>
    </w:lvl>
    <w:lvl w:ilvl="5" w:tplc="874ABBA8" w:tentative="1">
      <w:start w:val="1"/>
      <w:numFmt w:val="bullet"/>
      <w:lvlText w:val="N"/>
      <w:lvlJc w:val="left"/>
      <w:pPr>
        <w:tabs>
          <w:tab w:val="num" w:pos="4320"/>
        </w:tabs>
        <w:ind w:left="4320" w:hanging="360"/>
      </w:pPr>
      <w:rPr>
        <w:rFonts w:ascii="Arial" w:hAnsi="Arial" w:hint="default"/>
      </w:rPr>
    </w:lvl>
    <w:lvl w:ilvl="6" w:tplc="C9344436" w:tentative="1">
      <w:start w:val="1"/>
      <w:numFmt w:val="bullet"/>
      <w:lvlText w:val="N"/>
      <w:lvlJc w:val="left"/>
      <w:pPr>
        <w:tabs>
          <w:tab w:val="num" w:pos="5040"/>
        </w:tabs>
        <w:ind w:left="5040" w:hanging="360"/>
      </w:pPr>
      <w:rPr>
        <w:rFonts w:ascii="Arial" w:hAnsi="Arial" w:hint="default"/>
      </w:rPr>
    </w:lvl>
    <w:lvl w:ilvl="7" w:tplc="2D56A680" w:tentative="1">
      <w:start w:val="1"/>
      <w:numFmt w:val="bullet"/>
      <w:lvlText w:val="N"/>
      <w:lvlJc w:val="left"/>
      <w:pPr>
        <w:tabs>
          <w:tab w:val="num" w:pos="5760"/>
        </w:tabs>
        <w:ind w:left="5760" w:hanging="360"/>
      </w:pPr>
      <w:rPr>
        <w:rFonts w:ascii="Arial" w:hAnsi="Arial" w:hint="default"/>
      </w:rPr>
    </w:lvl>
    <w:lvl w:ilvl="8" w:tplc="0F405FB8" w:tentative="1">
      <w:start w:val="1"/>
      <w:numFmt w:val="bullet"/>
      <w:lvlText w:val="N"/>
      <w:lvlJc w:val="left"/>
      <w:pPr>
        <w:tabs>
          <w:tab w:val="num" w:pos="6480"/>
        </w:tabs>
        <w:ind w:left="6480" w:hanging="360"/>
      </w:pPr>
      <w:rPr>
        <w:rFonts w:ascii="Arial" w:hAnsi="Arial" w:hint="default"/>
      </w:rPr>
    </w:lvl>
  </w:abstractNum>
  <w:abstractNum w:abstractNumId="60">
    <w:nsid w:val="1B9A1BC7"/>
    <w:multiLevelType w:val="hybridMultilevel"/>
    <w:tmpl w:val="C3E01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BA66943"/>
    <w:multiLevelType w:val="hybridMultilevel"/>
    <w:tmpl w:val="0ECE3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1C395C2F"/>
    <w:multiLevelType w:val="hybridMultilevel"/>
    <w:tmpl w:val="6D48D5BC"/>
    <w:lvl w:ilvl="0" w:tplc="4B6CE750">
      <w:start w:val="1"/>
      <w:numFmt w:val="bullet"/>
      <w:lvlText w:val="A"/>
      <w:lvlJc w:val="left"/>
      <w:pPr>
        <w:tabs>
          <w:tab w:val="num" w:pos="720"/>
        </w:tabs>
        <w:ind w:left="720" w:hanging="360"/>
      </w:pPr>
      <w:rPr>
        <w:rFonts w:ascii="Arial" w:hAnsi="Arial" w:hint="default"/>
      </w:rPr>
    </w:lvl>
    <w:lvl w:ilvl="1" w:tplc="9ECA1BE8" w:tentative="1">
      <w:start w:val="1"/>
      <w:numFmt w:val="bullet"/>
      <w:lvlText w:val="A"/>
      <w:lvlJc w:val="left"/>
      <w:pPr>
        <w:tabs>
          <w:tab w:val="num" w:pos="1440"/>
        </w:tabs>
        <w:ind w:left="1440" w:hanging="360"/>
      </w:pPr>
      <w:rPr>
        <w:rFonts w:ascii="Arial" w:hAnsi="Arial" w:hint="default"/>
      </w:rPr>
    </w:lvl>
    <w:lvl w:ilvl="2" w:tplc="D3EA31D8" w:tentative="1">
      <w:start w:val="1"/>
      <w:numFmt w:val="bullet"/>
      <w:lvlText w:val="A"/>
      <w:lvlJc w:val="left"/>
      <w:pPr>
        <w:tabs>
          <w:tab w:val="num" w:pos="2160"/>
        </w:tabs>
        <w:ind w:left="2160" w:hanging="360"/>
      </w:pPr>
      <w:rPr>
        <w:rFonts w:ascii="Arial" w:hAnsi="Arial" w:hint="default"/>
      </w:rPr>
    </w:lvl>
    <w:lvl w:ilvl="3" w:tplc="8D7A2A2A" w:tentative="1">
      <w:start w:val="1"/>
      <w:numFmt w:val="bullet"/>
      <w:lvlText w:val="A"/>
      <w:lvlJc w:val="left"/>
      <w:pPr>
        <w:tabs>
          <w:tab w:val="num" w:pos="2880"/>
        </w:tabs>
        <w:ind w:left="2880" w:hanging="360"/>
      </w:pPr>
      <w:rPr>
        <w:rFonts w:ascii="Arial" w:hAnsi="Arial" w:hint="default"/>
      </w:rPr>
    </w:lvl>
    <w:lvl w:ilvl="4" w:tplc="01BA9A4E" w:tentative="1">
      <w:start w:val="1"/>
      <w:numFmt w:val="bullet"/>
      <w:lvlText w:val="A"/>
      <w:lvlJc w:val="left"/>
      <w:pPr>
        <w:tabs>
          <w:tab w:val="num" w:pos="3600"/>
        </w:tabs>
        <w:ind w:left="3600" w:hanging="360"/>
      </w:pPr>
      <w:rPr>
        <w:rFonts w:ascii="Arial" w:hAnsi="Arial" w:hint="default"/>
      </w:rPr>
    </w:lvl>
    <w:lvl w:ilvl="5" w:tplc="101C42BA" w:tentative="1">
      <w:start w:val="1"/>
      <w:numFmt w:val="bullet"/>
      <w:lvlText w:val="A"/>
      <w:lvlJc w:val="left"/>
      <w:pPr>
        <w:tabs>
          <w:tab w:val="num" w:pos="4320"/>
        </w:tabs>
        <w:ind w:left="4320" w:hanging="360"/>
      </w:pPr>
      <w:rPr>
        <w:rFonts w:ascii="Arial" w:hAnsi="Arial" w:hint="default"/>
      </w:rPr>
    </w:lvl>
    <w:lvl w:ilvl="6" w:tplc="2AE4EF2A" w:tentative="1">
      <w:start w:val="1"/>
      <w:numFmt w:val="bullet"/>
      <w:lvlText w:val="A"/>
      <w:lvlJc w:val="left"/>
      <w:pPr>
        <w:tabs>
          <w:tab w:val="num" w:pos="5040"/>
        </w:tabs>
        <w:ind w:left="5040" w:hanging="360"/>
      </w:pPr>
      <w:rPr>
        <w:rFonts w:ascii="Arial" w:hAnsi="Arial" w:hint="default"/>
      </w:rPr>
    </w:lvl>
    <w:lvl w:ilvl="7" w:tplc="A3649EF2" w:tentative="1">
      <w:start w:val="1"/>
      <w:numFmt w:val="bullet"/>
      <w:lvlText w:val="A"/>
      <w:lvlJc w:val="left"/>
      <w:pPr>
        <w:tabs>
          <w:tab w:val="num" w:pos="5760"/>
        </w:tabs>
        <w:ind w:left="5760" w:hanging="360"/>
      </w:pPr>
      <w:rPr>
        <w:rFonts w:ascii="Arial" w:hAnsi="Arial" w:hint="default"/>
      </w:rPr>
    </w:lvl>
    <w:lvl w:ilvl="8" w:tplc="525E4DAE" w:tentative="1">
      <w:start w:val="1"/>
      <w:numFmt w:val="bullet"/>
      <w:lvlText w:val="A"/>
      <w:lvlJc w:val="left"/>
      <w:pPr>
        <w:tabs>
          <w:tab w:val="num" w:pos="6480"/>
        </w:tabs>
        <w:ind w:left="6480" w:hanging="360"/>
      </w:pPr>
      <w:rPr>
        <w:rFonts w:ascii="Arial" w:hAnsi="Arial" w:hint="default"/>
      </w:rPr>
    </w:lvl>
  </w:abstractNum>
  <w:abstractNum w:abstractNumId="63">
    <w:nsid w:val="1C3A1A9D"/>
    <w:multiLevelType w:val="hybridMultilevel"/>
    <w:tmpl w:val="6B58AD40"/>
    <w:lvl w:ilvl="0" w:tplc="E12CEEF4">
      <w:start w:val="1"/>
      <w:numFmt w:val="bullet"/>
      <w:lvlText w:val=""/>
      <w:lvlJc w:val="left"/>
      <w:pPr>
        <w:ind w:left="2880" w:hanging="360"/>
      </w:pPr>
      <w:rPr>
        <w:rFonts w:ascii="Symbol" w:hAnsi="Symbol" w:hint="default"/>
      </w:rPr>
    </w:lvl>
    <w:lvl w:ilvl="1" w:tplc="A702936E">
      <w:start w:val="1"/>
      <w:numFmt w:val="bullet"/>
      <w:lvlText w:val="o"/>
      <w:lvlJc w:val="left"/>
      <w:pPr>
        <w:ind w:left="3600" w:hanging="360"/>
      </w:pPr>
      <w:rPr>
        <w:rFonts w:ascii="Courier New" w:hAnsi="Courier New" w:cs="Courier New" w:hint="default"/>
      </w:rPr>
    </w:lvl>
    <w:lvl w:ilvl="2" w:tplc="7FCC49C6" w:tentative="1">
      <w:start w:val="1"/>
      <w:numFmt w:val="bullet"/>
      <w:lvlText w:val=""/>
      <w:lvlJc w:val="left"/>
      <w:pPr>
        <w:ind w:left="4320" w:hanging="360"/>
      </w:pPr>
      <w:rPr>
        <w:rFonts w:ascii="Wingdings" w:hAnsi="Wingdings" w:hint="default"/>
      </w:rPr>
    </w:lvl>
    <w:lvl w:ilvl="3" w:tplc="A24493E2" w:tentative="1">
      <w:start w:val="1"/>
      <w:numFmt w:val="bullet"/>
      <w:lvlText w:val=""/>
      <w:lvlJc w:val="left"/>
      <w:pPr>
        <w:ind w:left="5040" w:hanging="360"/>
      </w:pPr>
      <w:rPr>
        <w:rFonts w:ascii="Symbol" w:hAnsi="Symbol" w:hint="default"/>
      </w:rPr>
    </w:lvl>
    <w:lvl w:ilvl="4" w:tplc="D14E420A" w:tentative="1">
      <w:start w:val="1"/>
      <w:numFmt w:val="bullet"/>
      <w:lvlText w:val="o"/>
      <w:lvlJc w:val="left"/>
      <w:pPr>
        <w:ind w:left="5760" w:hanging="360"/>
      </w:pPr>
      <w:rPr>
        <w:rFonts w:ascii="Courier New" w:hAnsi="Courier New" w:cs="Courier New" w:hint="default"/>
      </w:rPr>
    </w:lvl>
    <w:lvl w:ilvl="5" w:tplc="DA56BD8C" w:tentative="1">
      <w:start w:val="1"/>
      <w:numFmt w:val="bullet"/>
      <w:lvlText w:val=""/>
      <w:lvlJc w:val="left"/>
      <w:pPr>
        <w:ind w:left="6480" w:hanging="360"/>
      </w:pPr>
      <w:rPr>
        <w:rFonts w:ascii="Wingdings" w:hAnsi="Wingdings" w:hint="default"/>
      </w:rPr>
    </w:lvl>
    <w:lvl w:ilvl="6" w:tplc="521EBD2E" w:tentative="1">
      <w:start w:val="1"/>
      <w:numFmt w:val="bullet"/>
      <w:lvlText w:val=""/>
      <w:lvlJc w:val="left"/>
      <w:pPr>
        <w:ind w:left="7200" w:hanging="360"/>
      </w:pPr>
      <w:rPr>
        <w:rFonts w:ascii="Symbol" w:hAnsi="Symbol" w:hint="default"/>
      </w:rPr>
    </w:lvl>
    <w:lvl w:ilvl="7" w:tplc="2FAE8B74" w:tentative="1">
      <w:start w:val="1"/>
      <w:numFmt w:val="bullet"/>
      <w:lvlText w:val="o"/>
      <w:lvlJc w:val="left"/>
      <w:pPr>
        <w:ind w:left="7920" w:hanging="360"/>
      </w:pPr>
      <w:rPr>
        <w:rFonts w:ascii="Courier New" w:hAnsi="Courier New" w:cs="Courier New" w:hint="default"/>
      </w:rPr>
    </w:lvl>
    <w:lvl w:ilvl="8" w:tplc="892A8160" w:tentative="1">
      <w:start w:val="1"/>
      <w:numFmt w:val="bullet"/>
      <w:lvlText w:val=""/>
      <w:lvlJc w:val="left"/>
      <w:pPr>
        <w:ind w:left="8640" w:hanging="360"/>
      </w:pPr>
      <w:rPr>
        <w:rFonts w:ascii="Wingdings" w:hAnsi="Wingdings" w:hint="default"/>
      </w:rPr>
    </w:lvl>
  </w:abstractNum>
  <w:abstractNum w:abstractNumId="64">
    <w:nsid w:val="1CE252C2"/>
    <w:multiLevelType w:val="hybridMultilevel"/>
    <w:tmpl w:val="1C00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1E294C81"/>
    <w:multiLevelType w:val="hybridMultilevel"/>
    <w:tmpl w:val="90127A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1E4863FC"/>
    <w:multiLevelType w:val="hybridMultilevel"/>
    <w:tmpl w:val="04D0DDFC"/>
    <w:lvl w:ilvl="0" w:tplc="9B7680C6">
      <w:start w:val="1"/>
      <w:numFmt w:val="bullet"/>
      <w:lvlText w:val=""/>
      <w:lvlJc w:val="left"/>
      <w:pPr>
        <w:ind w:left="720" w:hanging="360"/>
      </w:pPr>
      <w:rPr>
        <w:rFonts w:ascii="Wingdings" w:hAnsi="Wingdings" w:hint="default"/>
      </w:rPr>
    </w:lvl>
    <w:lvl w:ilvl="1" w:tplc="ACD84D8E">
      <w:start w:val="1"/>
      <w:numFmt w:val="bullet"/>
      <w:lvlText w:val="o"/>
      <w:lvlJc w:val="left"/>
      <w:pPr>
        <w:ind w:left="1440" w:hanging="360"/>
      </w:pPr>
      <w:rPr>
        <w:rFonts w:ascii="Courier New" w:hAnsi="Courier New" w:cs="Courier New" w:hint="default"/>
      </w:rPr>
    </w:lvl>
    <w:lvl w:ilvl="2" w:tplc="924A9052">
      <w:start w:val="1"/>
      <w:numFmt w:val="bullet"/>
      <w:lvlText w:val=""/>
      <w:lvlJc w:val="left"/>
      <w:pPr>
        <w:ind w:left="2160" w:hanging="360"/>
      </w:pPr>
      <w:rPr>
        <w:rFonts w:ascii="Wingdings" w:hAnsi="Wingdings" w:hint="default"/>
      </w:rPr>
    </w:lvl>
    <w:lvl w:ilvl="3" w:tplc="39E0B7DA" w:tentative="1">
      <w:start w:val="1"/>
      <w:numFmt w:val="bullet"/>
      <w:lvlText w:val=""/>
      <w:lvlJc w:val="left"/>
      <w:pPr>
        <w:ind w:left="2880" w:hanging="360"/>
      </w:pPr>
      <w:rPr>
        <w:rFonts w:ascii="Symbol" w:hAnsi="Symbol" w:hint="default"/>
      </w:rPr>
    </w:lvl>
    <w:lvl w:ilvl="4" w:tplc="B6685500" w:tentative="1">
      <w:start w:val="1"/>
      <w:numFmt w:val="bullet"/>
      <w:lvlText w:val="o"/>
      <w:lvlJc w:val="left"/>
      <w:pPr>
        <w:ind w:left="3600" w:hanging="360"/>
      </w:pPr>
      <w:rPr>
        <w:rFonts w:ascii="Courier New" w:hAnsi="Courier New" w:cs="Courier New" w:hint="default"/>
      </w:rPr>
    </w:lvl>
    <w:lvl w:ilvl="5" w:tplc="696E11AC" w:tentative="1">
      <w:start w:val="1"/>
      <w:numFmt w:val="bullet"/>
      <w:lvlText w:val=""/>
      <w:lvlJc w:val="left"/>
      <w:pPr>
        <w:ind w:left="4320" w:hanging="360"/>
      </w:pPr>
      <w:rPr>
        <w:rFonts w:ascii="Wingdings" w:hAnsi="Wingdings" w:hint="default"/>
      </w:rPr>
    </w:lvl>
    <w:lvl w:ilvl="6" w:tplc="76BCA6D8" w:tentative="1">
      <w:start w:val="1"/>
      <w:numFmt w:val="bullet"/>
      <w:lvlText w:val=""/>
      <w:lvlJc w:val="left"/>
      <w:pPr>
        <w:ind w:left="5040" w:hanging="360"/>
      </w:pPr>
      <w:rPr>
        <w:rFonts w:ascii="Symbol" w:hAnsi="Symbol" w:hint="default"/>
      </w:rPr>
    </w:lvl>
    <w:lvl w:ilvl="7" w:tplc="374EFCAC" w:tentative="1">
      <w:start w:val="1"/>
      <w:numFmt w:val="bullet"/>
      <w:lvlText w:val="o"/>
      <w:lvlJc w:val="left"/>
      <w:pPr>
        <w:ind w:left="5760" w:hanging="360"/>
      </w:pPr>
      <w:rPr>
        <w:rFonts w:ascii="Courier New" w:hAnsi="Courier New" w:cs="Courier New" w:hint="default"/>
      </w:rPr>
    </w:lvl>
    <w:lvl w:ilvl="8" w:tplc="03B6B1C8" w:tentative="1">
      <w:start w:val="1"/>
      <w:numFmt w:val="bullet"/>
      <w:lvlText w:val=""/>
      <w:lvlJc w:val="left"/>
      <w:pPr>
        <w:ind w:left="6480" w:hanging="360"/>
      </w:pPr>
      <w:rPr>
        <w:rFonts w:ascii="Wingdings" w:hAnsi="Wingdings" w:hint="default"/>
      </w:rPr>
    </w:lvl>
  </w:abstractNum>
  <w:abstractNum w:abstractNumId="67">
    <w:nsid w:val="1EA4276F"/>
    <w:multiLevelType w:val="hybridMultilevel"/>
    <w:tmpl w:val="09766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1FA2307E"/>
    <w:multiLevelType w:val="hybridMultilevel"/>
    <w:tmpl w:val="320C3D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FAF30FD"/>
    <w:multiLevelType w:val="hybridMultilevel"/>
    <w:tmpl w:val="1432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FAF34B9"/>
    <w:multiLevelType w:val="hybridMultilevel"/>
    <w:tmpl w:val="979E2B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2048243F"/>
    <w:multiLevelType w:val="hybridMultilevel"/>
    <w:tmpl w:val="1CE62D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0C4401B"/>
    <w:multiLevelType w:val="hybridMultilevel"/>
    <w:tmpl w:val="198EE05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21905B3B"/>
    <w:multiLevelType w:val="hybridMultilevel"/>
    <w:tmpl w:val="549C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1A73C29"/>
    <w:multiLevelType w:val="hybridMultilevel"/>
    <w:tmpl w:val="7228EBC4"/>
    <w:lvl w:ilvl="0" w:tplc="6F42C116">
      <w:start w:val="1"/>
      <w:numFmt w:val="bullet"/>
      <w:lvlText w:val="o"/>
      <w:lvlJc w:val="left"/>
      <w:pPr>
        <w:tabs>
          <w:tab w:val="num" w:pos="720"/>
        </w:tabs>
        <w:ind w:left="720" w:hanging="360"/>
      </w:pPr>
      <w:rPr>
        <w:rFonts w:ascii="Arial" w:hAnsi="Arial" w:hint="default"/>
      </w:rPr>
    </w:lvl>
    <w:lvl w:ilvl="1" w:tplc="1C7890B2" w:tentative="1">
      <w:start w:val="1"/>
      <w:numFmt w:val="bullet"/>
      <w:lvlText w:val="o"/>
      <w:lvlJc w:val="left"/>
      <w:pPr>
        <w:tabs>
          <w:tab w:val="num" w:pos="1440"/>
        </w:tabs>
        <w:ind w:left="1440" w:hanging="360"/>
      </w:pPr>
      <w:rPr>
        <w:rFonts w:ascii="Arial" w:hAnsi="Arial" w:hint="default"/>
      </w:rPr>
    </w:lvl>
    <w:lvl w:ilvl="2" w:tplc="717E7D6C" w:tentative="1">
      <w:start w:val="1"/>
      <w:numFmt w:val="bullet"/>
      <w:lvlText w:val="o"/>
      <w:lvlJc w:val="left"/>
      <w:pPr>
        <w:tabs>
          <w:tab w:val="num" w:pos="2160"/>
        </w:tabs>
        <w:ind w:left="2160" w:hanging="360"/>
      </w:pPr>
      <w:rPr>
        <w:rFonts w:ascii="Arial" w:hAnsi="Arial" w:hint="default"/>
      </w:rPr>
    </w:lvl>
    <w:lvl w:ilvl="3" w:tplc="3FD65B12" w:tentative="1">
      <w:start w:val="1"/>
      <w:numFmt w:val="bullet"/>
      <w:lvlText w:val="o"/>
      <w:lvlJc w:val="left"/>
      <w:pPr>
        <w:tabs>
          <w:tab w:val="num" w:pos="2880"/>
        </w:tabs>
        <w:ind w:left="2880" w:hanging="360"/>
      </w:pPr>
      <w:rPr>
        <w:rFonts w:ascii="Arial" w:hAnsi="Arial" w:hint="default"/>
      </w:rPr>
    </w:lvl>
    <w:lvl w:ilvl="4" w:tplc="3C26C748" w:tentative="1">
      <w:start w:val="1"/>
      <w:numFmt w:val="bullet"/>
      <w:lvlText w:val="o"/>
      <w:lvlJc w:val="left"/>
      <w:pPr>
        <w:tabs>
          <w:tab w:val="num" w:pos="3600"/>
        </w:tabs>
        <w:ind w:left="3600" w:hanging="360"/>
      </w:pPr>
      <w:rPr>
        <w:rFonts w:ascii="Arial" w:hAnsi="Arial" w:hint="default"/>
      </w:rPr>
    </w:lvl>
    <w:lvl w:ilvl="5" w:tplc="AEE89BFE" w:tentative="1">
      <w:start w:val="1"/>
      <w:numFmt w:val="bullet"/>
      <w:lvlText w:val="o"/>
      <w:lvlJc w:val="left"/>
      <w:pPr>
        <w:tabs>
          <w:tab w:val="num" w:pos="4320"/>
        </w:tabs>
        <w:ind w:left="4320" w:hanging="360"/>
      </w:pPr>
      <w:rPr>
        <w:rFonts w:ascii="Arial" w:hAnsi="Arial" w:hint="default"/>
      </w:rPr>
    </w:lvl>
    <w:lvl w:ilvl="6" w:tplc="F5045E9E" w:tentative="1">
      <w:start w:val="1"/>
      <w:numFmt w:val="bullet"/>
      <w:lvlText w:val="o"/>
      <w:lvlJc w:val="left"/>
      <w:pPr>
        <w:tabs>
          <w:tab w:val="num" w:pos="5040"/>
        </w:tabs>
        <w:ind w:left="5040" w:hanging="360"/>
      </w:pPr>
      <w:rPr>
        <w:rFonts w:ascii="Arial" w:hAnsi="Arial" w:hint="default"/>
      </w:rPr>
    </w:lvl>
    <w:lvl w:ilvl="7" w:tplc="3BEE9ABA" w:tentative="1">
      <w:start w:val="1"/>
      <w:numFmt w:val="bullet"/>
      <w:lvlText w:val="o"/>
      <w:lvlJc w:val="left"/>
      <w:pPr>
        <w:tabs>
          <w:tab w:val="num" w:pos="5760"/>
        </w:tabs>
        <w:ind w:left="5760" w:hanging="360"/>
      </w:pPr>
      <w:rPr>
        <w:rFonts w:ascii="Arial" w:hAnsi="Arial" w:hint="default"/>
      </w:rPr>
    </w:lvl>
    <w:lvl w:ilvl="8" w:tplc="5DC25E52" w:tentative="1">
      <w:start w:val="1"/>
      <w:numFmt w:val="bullet"/>
      <w:lvlText w:val="o"/>
      <w:lvlJc w:val="left"/>
      <w:pPr>
        <w:tabs>
          <w:tab w:val="num" w:pos="6480"/>
        </w:tabs>
        <w:ind w:left="6480" w:hanging="360"/>
      </w:pPr>
      <w:rPr>
        <w:rFonts w:ascii="Arial" w:hAnsi="Arial" w:hint="default"/>
      </w:rPr>
    </w:lvl>
  </w:abstractNum>
  <w:abstractNum w:abstractNumId="75">
    <w:nsid w:val="226D783B"/>
    <w:multiLevelType w:val="hybridMultilevel"/>
    <w:tmpl w:val="60B2E11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22F07DAE"/>
    <w:multiLevelType w:val="hybridMultilevel"/>
    <w:tmpl w:val="B3428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nsid w:val="231C118B"/>
    <w:multiLevelType w:val="hybridMultilevel"/>
    <w:tmpl w:val="756AF87C"/>
    <w:lvl w:ilvl="0" w:tplc="6EAA0E5C">
      <w:start w:val="1"/>
      <w:numFmt w:val="bullet"/>
      <w:lvlText w:val="o"/>
      <w:lvlJc w:val="left"/>
      <w:pPr>
        <w:tabs>
          <w:tab w:val="num" w:pos="720"/>
        </w:tabs>
        <w:ind w:left="720" w:hanging="360"/>
      </w:pPr>
      <w:rPr>
        <w:rFonts w:ascii="Arial" w:hAnsi="Arial" w:hint="default"/>
      </w:rPr>
    </w:lvl>
    <w:lvl w:ilvl="1" w:tplc="5D7A9A56" w:tentative="1">
      <w:start w:val="1"/>
      <w:numFmt w:val="bullet"/>
      <w:lvlText w:val="o"/>
      <w:lvlJc w:val="left"/>
      <w:pPr>
        <w:tabs>
          <w:tab w:val="num" w:pos="1440"/>
        </w:tabs>
        <w:ind w:left="1440" w:hanging="360"/>
      </w:pPr>
      <w:rPr>
        <w:rFonts w:ascii="Arial" w:hAnsi="Arial" w:hint="default"/>
      </w:rPr>
    </w:lvl>
    <w:lvl w:ilvl="2" w:tplc="54AA6B7C" w:tentative="1">
      <w:start w:val="1"/>
      <w:numFmt w:val="bullet"/>
      <w:lvlText w:val="o"/>
      <w:lvlJc w:val="left"/>
      <w:pPr>
        <w:tabs>
          <w:tab w:val="num" w:pos="2160"/>
        </w:tabs>
        <w:ind w:left="2160" w:hanging="360"/>
      </w:pPr>
      <w:rPr>
        <w:rFonts w:ascii="Arial" w:hAnsi="Arial" w:hint="default"/>
      </w:rPr>
    </w:lvl>
    <w:lvl w:ilvl="3" w:tplc="0B9CD5BA" w:tentative="1">
      <w:start w:val="1"/>
      <w:numFmt w:val="bullet"/>
      <w:lvlText w:val="o"/>
      <w:lvlJc w:val="left"/>
      <w:pPr>
        <w:tabs>
          <w:tab w:val="num" w:pos="2880"/>
        </w:tabs>
        <w:ind w:left="2880" w:hanging="360"/>
      </w:pPr>
      <w:rPr>
        <w:rFonts w:ascii="Arial" w:hAnsi="Arial" w:hint="default"/>
      </w:rPr>
    </w:lvl>
    <w:lvl w:ilvl="4" w:tplc="EA52E2D2" w:tentative="1">
      <w:start w:val="1"/>
      <w:numFmt w:val="bullet"/>
      <w:lvlText w:val="o"/>
      <w:lvlJc w:val="left"/>
      <w:pPr>
        <w:tabs>
          <w:tab w:val="num" w:pos="3600"/>
        </w:tabs>
        <w:ind w:left="3600" w:hanging="360"/>
      </w:pPr>
      <w:rPr>
        <w:rFonts w:ascii="Arial" w:hAnsi="Arial" w:hint="default"/>
      </w:rPr>
    </w:lvl>
    <w:lvl w:ilvl="5" w:tplc="33B05888" w:tentative="1">
      <w:start w:val="1"/>
      <w:numFmt w:val="bullet"/>
      <w:lvlText w:val="o"/>
      <w:lvlJc w:val="left"/>
      <w:pPr>
        <w:tabs>
          <w:tab w:val="num" w:pos="4320"/>
        </w:tabs>
        <w:ind w:left="4320" w:hanging="360"/>
      </w:pPr>
      <w:rPr>
        <w:rFonts w:ascii="Arial" w:hAnsi="Arial" w:hint="default"/>
      </w:rPr>
    </w:lvl>
    <w:lvl w:ilvl="6" w:tplc="D8C6CDE4" w:tentative="1">
      <w:start w:val="1"/>
      <w:numFmt w:val="bullet"/>
      <w:lvlText w:val="o"/>
      <w:lvlJc w:val="left"/>
      <w:pPr>
        <w:tabs>
          <w:tab w:val="num" w:pos="5040"/>
        </w:tabs>
        <w:ind w:left="5040" w:hanging="360"/>
      </w:pPr>
      <w:rPr>
        <w:rFonts w:ascii="Arial" w:hAnsi="Arial" w:hint="default"/>
      </w:rPr>
    </w:lvl>
    <w:lvl w:ilvl="7" w:tplc="39A01AEA" w:tentative="1">
      <w:start w:val="1"/>
      <w:numFmt w:val="bullet"/>
      <w:lvlText w:val="o"/>
      <w:lvlJc w:val="left"/>
      <w:pPr>
        <w:tabs>
          <w:tab w:val="num" w:pos="5760"/>
        </w:tabs>
        <w:ind w:left="5760" w:hanging="360"/>
      </w:pPr>
      <w:rPr>
        <w:rFonts w:ascii="Arial" w:hAnsi="Arial" w:hint="default"/>
      </w:rPr>
    </w:lvl>
    <w:lvl w:ilvl="8" w:tplc="011AB81A" w:tentative="1">
      <w:start w:val="1"/>
      <w:numFmt w:val="bullet"/>
      <w:lvlText w:val="o"/>
      <w:lvlJc w:val="left"/>
      <w:pPr>
        <w:tabs>
          <w:tab w:val="num" w:pos="6480"/>
        </w:tabs>
        <w:ind w:left="6480" w:hanging="360"/>
      </w:pPr>
      <w:rPr>
        <w:rFonts w:ascii="Arial" w:hAnsi="Arial" w:hint="default"/>
      </w:rPr>
    </w:lvl>
  </w:abstractNum>
  <w:abstractNum w:abstractNumId="78">
    <w:nsid w:val="23250C78"/>
    <w:multiLevelType w:val="hybridMultilevel"/>
    <w:tmpl w:val="F0CC5ABC"/>
    <w:lvl w:ilvl="0" w:tplc="3C9A7410">
      <w:start w:val="1"/>
      <w:numFmt w:val="bullet"/>
      <w:lvlText w:val=""/>
      <w:lvlJc w:val="left"/>
      <w:pPr>
        <w:ind w:left="360" w:hanging="360"/>
      </w:pPr>
      <w:rPr>
        <w:rFonts w:ascii="Symbol" w:hAnsi="Symbol" w:hint="default"/>
      </w:rPr>
    </w:lvl>
    <w:lvl w:ilvl="1" w:tplc="20746D0E" w:tentative="1">
      <w:start w:val="1"/>
      <w:numFmt w:val="bullet"/>
      <w:lvlText w:val="o"/>
      <w:lvlJc w:val="left"/>
      <w:pPr>
        <w:ind w:left="1080" w:hanging="360"/>
      </w:pPr>
      <w:rPr>
        <w:rFonts w:ascii="Courier New" w:hAnsi="Courier New" w:cs="Courier New" w:hint="default"/>
      </w:rPr>
    </w:lvl>
    <w:lvl w:ilvl="2" w:tplc="4BF6B382" w:tentative="1">
      <w:start w:val="1"/>
      <w:numFmt w:val="bullet"/>
      <w:lvlText w:val=""/>
      <w:lvlJc w:val="left"/>
      <w:pPr>
        <w:ind w:left="1800" w:hanging="360"/>
      </w:pPr>
      <w:rPr>
        <w:rFonts w:ascii="Wingdings" w:hAnsi="Wingdings" w:hint="default"/>
      </w:rPr>
    </w:lvl>
    <w:lvl w:ilvl="3" w:tplc="2AEAC830" w:tentative="1">
      <w:start w:val="1"/>
      <w:numFmt w:val="bullet"/>
      <w:lvlText w:val=""/>
      <w:lvlJc w:val="left"/>
      <w:pPr>
        <w:ind w:left="2520" w:hanging="360"/>
      </w:pPr>
      <w:rPr>
        <w:rFonts w:ascii="Symbol" w:hAnsi="Symbol" w:hint="default"/>
      </w:rPr>
    </w:lvl>
    <w:lvl w:ilvl="4" w:tplc="842E7C56" w:tentative="1">
      <w:start w:val="1"/>
      <w:numFmt w:val="bullet"/>
      <w:lvlText w:val="o"/>
      <w:lvlJc w:val="left"/>
      <w:pPr>
        <w:ind w:left="3240" w:hanging="360"/>
      </w:pPr>
      <w:rPr>
        <w:rFonts w:ascii="Courier New" w:hAnsi="Courier New" w:cs="Courier New" w:hint="default"/>
      </w:rPr>
    </w:lvl>
    <w:lvl w:ilvl="5" w:tplc="883A7838" w:tentative="1">
      <w:start w:val="1"/>
      <w:numFmt w:val="bullet"/>
      <w:lvlText w:val=""/>
      <w:lvlJc w:val="left"/>
      <w:pPr>
        <w:ind w:left="3960" w:hanging="360"/>
      </w:pPr>
      <w:rPr>
        <w:rFonts w:ascii="Wingdings" w:hAnsi="Wingdings" w:hint="default"/>
      </w:rPr>
    </w:lvl>
    <w:lvl w:ilvl="6" w:tplc="6D4428DE" w:tentative="1">
      <w:start w:val="1"/>
      <w:numFmt w:val="bullet"/>
      <w:lvlText w:val=""/>
      <w:lvlJc w:val="left"/>
      <w:pPr>
        <w:ind w:left="4680" w:hanging="360"/>
      </w:pPr>
      <w:rPr>
        <w:rFonts w:ascii="Symbol" w:hAnsi="Symbol" w:hint="default"/>
      </w:rPr>
    </w:lvl>
    <w:lvl w:ilvl="7" w:tplc="23000E2A" w:tentative="1">
      <w:start w:val="1"/>
      <w:numFmt w:val="bullet"/>
      <w:lvlText w:val="o"/>
      <w:lvlJc w:val="left"/>
      <w:pPr>
        <w:ind w:left="5400" w:hanging="360"/>
      </w:pPr>
      <w:rPr>
        <w:rFonts w:ascii="Courier New" w:hAnsi="Courier New" w:cs="Courier New" w:hint="default"/>
      </w:rPr>
    </w:lvl>
    <w:lvl w:ilvl="8" w:tplc="BAAC040E" w:tentative="1">
      <w:start w:val="1"/>
      <w:numFmt w:val="bullet"/>
      <w:lvlText w:val=""/>
      <w:lvlJc w:val="left"/>
      <w:pPr>
        <w:ind w:left="6120" w:hanging="360"/>
      </w:pPr>
      <w:rPr>
        <w:rFonts w:ascii="Wingdings" w:hAnsi="Wingdings" w:hint="default"/>
      </w:rPr>
    </w:lvl>
  </w:abstractNum>
  <w:abstractNum w:abstractNumId="79">
    <w:nsid w:val="24505C42"/>
    <w:multiLevelType w:val="hybridMultilevel"/>
    <w:tmpl w:val="4A74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26AA019C"/>
    <w:multiLevelType w:val="hybridMultilevel"/>
    <w:tmpl w:val="ECC4ABD8"/>
    <w:lvl w:ilvl="0" w:tplc="2DD47866">
      <w:start w:val="1"/>
      <w:numFmt w:val="bullet"/>
      <w:lvlText w:val="I"/>
      <w:lvlJc w:val="left"/>
      <w:pPr>
        <w:tabs>
          <w:tab w:val="num" w:pos="720"/>
        </w:tabs>
        <w:ind w:left="720" w:hanging="360"/>
      </w:pPr>
      <w:rPr>
        <w:rFonts w:ascii="Arial" w:hAnsi="Arial" w:hint="default"/>
      </w:rPr>
    </w:lvl>
    <w:lvl w:ilvl="1" w:tplc="4C8CF46E" w:tentative="1">
      <w:start w:val="1"/>
      <w:numFmt w:val="bullet"/>
      <w:lvlText w:val="I"/>
      <w:lvlJc w:val="left"/>
      <w:pPr>
        <w:tabs>
          <w:tab w:val="num" w:pos="1440"/>
        </w:tabs>
        <w:ind w:left="1440" w:hanging="360"/>
      </w:pPr>
      <w:rPr>
        <w:rFonts w:ascii="Arial" w:hAnsi="Arial" w:hint="default"/>
      </w:rPr>
    </w:lvl>
    <w:lvl w:ilvl="2" w:tplc="A4889E24" w:tentative="1">
      <w:start w:val="1"/>
      <w:numFmt w:val="bullet"/>
      <w:lvlText w:val="I"/>
      <w:lvlJc w:val="left"/>
      <w:pPr>
        <w:tabs>
          <w:tab w:val="num" w:pos="2160"/>
        </w:tabs>
        <w:ind w:left="2160" w:hanging="360"/>
      </w:pPr>
      <w:rPr>
        <w:rFonts w:ascii="Arial" w:hAnsi="Arial" w:hint="default"/>
      </w:rPr>
    </w:lvl>
    <w:lvl w:ilvl="3" w:tplc="3214AAD0" w:tentative="1">
      <w:start w:val="1"/>
      <w:numFmt w:val="bullet"/>
      <w:lvlText w:val="I"/>
      <w:lvlJc w:val="left"/>
      <w:pPr>
        <w:tabs>
          <w:tab w:val="num" w:pos="2880"/>
        </w:tabs>
        <w:ind w:left="2880" w:hanging="360"/>
      </w:pPr>
      <w:rPr>
        <w:rFonts w:ascii="Arial" w:hAnsi="Arial" w:hint="default"/>
      </w:rPr>
    </w:lvl>
    <w:lvl w:ilvl="4" w:tplc="997EE85C" w:tentative="1">
      <w:start w:val="1"/>
      <w:numFmt w:val="bullet"/>
      <w:lvlText w:val="I"/>
      <w:lvlJc w:val="left"/>
      <w:pPr>
        <w:tabs>
          <w:tab w:val="num" w:pos="3600"/>
        </w:tabs>
        <w:ind w:left="3600" w:hanging="360"/>
      </w:pPr>
      <w:rPr>
        <w:rFonts w:ascii="Arial" w:hAnsi="Arial" w:hint="default"/>
      </w:rPr>
    </w:lvl>
    <w:lvl w:ilvl="5" w:tplc="A2AE89A2" w:tentative="1">
      <w:start w:val="1"/>
      <w:numFmt w:val="bullet"/>
      <w:lvlText w:val="I"/>
      <w:lvlJc w:val="left"/>
      <w:pPr>
        <w:tabs>
          <w:tab w:val="num" w:pos="4320"/>
        </w:tabs>
        <w:ind w:left="4320" w:hanging="360"/>
      </w:pPr>
      <w:rPr>
        <w:rFonts w:ascii="Arial" w:hAnsi="Arial" w:hint="default"/>
      </w:rPr>
    </w:lvl>
    <w:lvl w:ilvl="6" w:tplc="B6CEAF7C" w:tentative="1">
      <w:start w:val="1"/>
      <w:numFmt w:val="bullet"/>
      <w:lvlText w:val="I"/>
      <w:lvlJc w:val="left"/>
      <w:pPr>
        <w:tabs>
          <w:tab w:val="num" w:pos="5040"/>
        </w:tabs>
        <w:ind w:left="5040" w:hanging="360"/>
      </w:pPr>
      <w:rPr>
        <w:rFonts w:ascii="Arial" w:hAnsi="Arial" w:hint="default"/>
      </w:rPr>
    </w:lvl>
    <w:lvl w:ilvl="7" w:tplc="95B2672E" w:tentative="1">
      <w:start w:val="1"/>
      <w:numFmt w:val="bullet"/>
      <w:lvlText w:val="I"/>
      <w:lvlJc w:val="left"/>
      <w:pPr>
        <w:tabs>
          <w:tab w:val="num" w:pos="5760"/>
        </w:tabs>
        <w:ind w:left="5760" w:hanging="360"/>
      </w:pPr>
      <w:rPr>
        <w:rFonts w:ascii="Arial" w:hAnsi="Arial" w:hint="default"/>
      </w:rPr>
    </w:lvl>
    <w:lvl w:ilvl="8" w:tplc="CCC075F4" w:tentative="1">
      <w:start w:val="1"/>
      <w:numFmt w:val="bullet"/>
      <w:lvlText w:val="I"/>
      <w:lvlJc w:val="left"/>
      <w:pPr>
        <w:tabs>
          <w:tab w:val="num" w:pos="6480"/>
        </w:tabs>
        <w:ind w:left="6480" w:hanging="360"/>
      </w:pPr>
      <w:rPr>
        <w:rFonts w:ascii="Arial" w:hAnsi="Arial" w:hint="default"/>
      </w:rPr>
    </w:lvl>
  </w:abstractNum>
  <w:abstractNum w:abstractNumId="81">
    <w:nsid w:val="28C1366B"/>
    <w:multiLevelType w:val="hybridMultilevel"/>
    <w:tmpl w:val="DB805C3E"/>
    <w:lvl w:ilvl="0" w:tplc="0409000D">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28FF6672"/>
    <w:multiLevelType w:val="hybridMultilevel"/>
    <w:tmpl w:val="C734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90E3FBE"/>
    <w:multiLevelType w:val="hybridMultilevel"/>
    <w:tmpl w:val="5C30337C"/>
    <w:lvl w:ilvl="0" w:tplc="A380D202">
      <w:start w:val="1"/>
      <w:numFmt w:val="bullet"/>
      <w:lvlText w:val="C"/>
      <w:lvlJc w:val="left"/>
      <w:pPr>
        <w:tabs>
          <w:tab w:val="num" w:pos="720"/>
        </w:tabs>
        <w:ind w:left="720" w:hanging="360"/>
      </w:pPr>
      <w:rPr>
        <w:rFonts w:ascii="Arial" w:hAnsi="Arial" w:hint="default"/>
      </w:rPr>
    </w:lvl>
    <w:lvl w:ilvl="1" w:tplc="478C2D82" w:tentative="1">
      <w:start w:val="1"/>
      <w:numFmt w:val="bullet"/>
      <w:lvlText w:val="C"/>
      <w:lvlJc w:val="left"/>
      <w:pPr>
        <w:tabs>
          <w:tab w:val="num" w:pos="1440"/>
        </w:tabs>
        <w:ind w:left="1440" w:hanging="360"/>
      </w:pPr>
      <w:rPr>
        <w:rFonts w:ascii="Arial" w:hAnsi="Arial" w:hint="default"/>
      </w:rPr>
    </w:lvl>
    <w:lvl w:ilvl="2" w:tplc="226833FE" w:tentative="1">
      <w:start w:val="1"/>
      <w:numFmt w:val="bullet"/>
      <w:lvlText w:val="C"/>
      <w:lvlJc w:val="left"/>
      <w:pPr>
        <w:tabs>
          <w:tab w:val="num" w:pos="2160"/>
        </w:tabs>
        <w:ind w:left="2160" w:hanging="360"/>
      </w:pPr>
      <w:rPr>
        <w:rFonts w:ascii="Arial" w:hAnsi="Arial" w:hint="default"/>
      </w:rPr>
    </w:lvl>
    <w:lvl w:ilvl="3" w:tplc="E2B00542" w:tentative="1">
      <w:start w:val="1"/>
      <w:numFmt w:val="bullet"/>
      <w:lvlText w:val="C"/>
      <w:lvlJc w:val="left"/>
      <w:pPr>
        <w:tabs>
          <w:tab w:val="num" w:pos="2880"/>
        </w:tabs>
        <w:ind w:left="2880" w:hanging="360"/>
      </w:pPr>
      <w:rPr>
        <w:rFonts w:ascii="Arial" w:hAnsi="Arial" w:hint="default"/>
      </w:rPr>
    </w:lvl>
    <w:lvl w:ilvl="4" w:tplc="0C1CF15E" w:tentative="1">
      <w:start w:val="1"/>
      <w:numFmt w:val="bullet"/>
      <w:lvlText w:val="C"/>
      <w:lvlJc w:val="left"/>
      <w:pPr>
        <w:tabs>
          <w:tab w:val="num" w:pos="3600"/>
        </w:tabs>
        <w:ind w:left="3600" w:hanging="360"/>
      </w:pPr>
      <w:rPr>
        <w:rFonts w:ascii="Arial" w:hAnsi="Arial" w:hint="default"/>
      </w:rPr>
    </w:lvl>
    <w:lvl w:ilvl="5" w:tplc="2CE25D04" w:tentative="1">
      <w:start w:val="1"/>
      <w:numFmt w:val="bullet"/>
      <w:lvlText w:val="C"/>
      <w:lvlJc w:val="left"/>
      <w:pPr>
        <w:tabs>
          <w:tab w:val="num" w:pos="4320"/>
        </w:tabs>
        <w:ind w:left="4320" w:hanging="360"/>
      </w:pPr>
      <w:rPr>
        <w:rFonts w:ascii="Arial" w:hAnsi="Arial" w:hint="default"/>
      </w:rPr>
    </w:lvl>
    <w:lvl w:ilvl="6" w:tplc="EE8E6254" w:tentative="1">
      <w:start w:val="1"/>
      <w:numFmt w:val="bullet"/>
      <w:lvlText w:val="C"/>
      <w:lvlJc w:val="left"/>
      <w:pPr>
        <w:tabs>
          <w:tab w:val="num" w:pos="5040"/>
        </w:tabs>
        <w:ind w:left="5040" w:hanging="360"/>
      </w:pPr>
      <w:rPr>
        <w:rFonts w:ascii="Arial" w:hAnsi="Arial" w:hint="default"/>
      </w:rPr>
    </w:lvl>
    <w:lvl w:ilvl="7" w:tplc="9F923CD0" w:tentative="1">
      <w:start w:val="1"/>
      <w:numFmt w:val="bullet"/>
      <w:lvlText w:val="C"/>
      <w:lvlJc w:val="left"/>
      <w:pPr>
        <w:tabs>
          <w:tab w:val="num" w:pos="5760"/>
        </w:tabs>
        <w:ind w:left="5760" w:hanging="360"/>
      </w:pPr>
      <w:rPr>
        <w:rFonts w:ascii="Arial" w:hAnsi="Arial" w:hint="default"/>
      </w:rPr>
    </w:lvl>
    <w:lvl w:ilvl="8" w:tplc="71BA8CFC" w:tentative="1">
      <w:start w:val="1"/>
      <w:numFmt w:val="bullet"/>
      <w:lvlText w:val="C"/>
      <w:lvlJc w:val="left"/>
      <w:pPr>
        <w:tabs>
          <w:tab w:val="num" w:pos="6480"/>
        </w:tabs>
        <w:ind w:left="6480" w:hanging="360"/>
      </w:pPr>
      <w:rPr>
        <w:rFonts w:ascii="Arial" w:hAnsi="Arial" w:hint="default"/>
      </w:rPr>
    </w:lvl>
  </w:abstractNum>
  <w:abstractNum w:abstractNumId="84">
    <w:nsid w:val="298F0CEC"/>
    <w:multiLevelType w:val="hybridMultilevel"/>
    <w:tmpl w:val="D620035C"/>
    <w:lvl w:ilvl="0" w:tplc="45B6BC06">
      <w:start w:val="1"/>
      <w:numFmt w:val="bullet"/>
      <w:lvlText w:val="B"/>
      <w:lvlJc w:val="left"/>
      <w:pPr>
        <w:tabs>
          <w:tab w:val="num" w:pos="720"/>
        </w:tabs>
        <w:ind w:left="720" w:hanging="360"/>
      </w:pPr>
      <w:rPr>
        <w:rFonts w:ascii="Arial" w:hAnsi="Arial" w:hint="default"/>
      </w:rPr>
    </w:lvl>
    <w:lvl w:ilvl="1" w:tplc="B8B0E750" w:tentative="1">
      <w:start w:val="1"/>
      <w:numFmt w:val="bullet"/>
      <w:lvlText w:val="B"/>
      <w:lvlJc w:val="left"/>
      <w:pPr>
        <w:tabs>
          <w:tab w:val="num" w:pos="1440"/>
        </w:tabs>
        <w:ind w:left="1440" w:hanging="360"/>
      </w:pPr>
      <w:rPr>
        <w:rFonts w:ascii="Arial" w:hAnsi="Arial" w:hint="default"/>
      </w:rPr>
    </w:lvl>
    <w:lvl w:ilvl="2" w:tplc="A978D830" w:tentative="1">
      <w:start w:val="1"/>
      <w:numFmt w:val="bullet"/>
      <w:lvlText w:val="B"/>
      <w:lvlJc w:val="left"/>
      <w:pPr>
        <w:tabs>
          <w:tab w:val="num" w:pos="2160"/>
        </w:tabs>
        <w:ind w:left="2160" w:hanging="360"/>
      </w:pPr>
      <w:rPr>
        <w:rFonts w:ascii="Arial" w:hAnsi="Arial" w:hint="default"/>
      </w:rPr>
    </w:lvl>
    <w:lvl w:ilvl="3" w:tplc="55E21656" w:tentative="1">
      <w:start w:val="1"/>
      <w:numFmt w:val="bullet"/>
      <w:lvlText w:val="B"/>
      <w:lvlJc w:val="left"/>
      <w:pPr>
        <w:tabs>
          <w:tab w:val="num" w:pos="2880"/>
        </w:tabs>
        <w:ind w:left="2880" w:hanging="360"/>
      </w:pPr>
      <w:rPr>
        <w:rFonts w:ascii="Arial" w:hAnsi="Arial" w:hint="default"/>
      </w:rPr>
    </w:lvl>
    <w:lvl w:ilvl="4" w:tplc="469AE658" w:tentative="1">
      <w:start w:val="1"/>
      <w:numFmt w:val="bullet"/>
      <w:lvlText w:val="B"/>
      <w:lvlJc w:val="left"/>
      <w:pPr>
        <w:tabs>
          <w:tab w:val="num" w:pos="3600"/>
        </w:tabs>
        <w:ind w:left="3600" w:hanging="360"/>
      </w:pPr>
      <w:rPr>
        <w:rFonts w:ascii="Arial" w:hAnsi="Arial" w:hint="default"/>
      </w:rPr>
    </w:lvl>
    <w:lvl w:ilvl="5" w:tplc="72B2ADE4" w:tentative="1">
      <w:start w:val="1"/>
      <w:numFmt w:val="bullet"/>
      <w:lvlText w:val="B"/>
      <w:lvlJc w:val="left"/>
      <w:pPr>
        <w:tabs>
          <w:tab w:val="num" w:pos="4320"/>
        </w:tabs>
        <w:ind w:left="4320" w:hanging="360"/>
      </w:pPr>
      <w:rPr>
        <w:rFonts w:ascii="Arial" w:hAnsi="Arial" w:hint="default"/>
      </w:rPr>
    </w:lvl>
    <w:lvl w:ilvl="6" w:tplc="7CBCBDE4" w:tentative="1">
      <w:start w:val="1"/>
      <w:numFmt w:val="bullet"/>
      <w:lvlText w:val="B"/>
      <w:lvlJc w:val="left"/>
      <w:pPr>
        <w:tabs>
          <w:tab w:val="num" w:pos="5040"/>
        </w:tabs>
        <w:ind w:left="5040" w:hanging="360"/>
      </w:pPr>
      <w:rPr>
        <w:rFonts w:ascii="Arial" w:hAnsi="Arial" w:hint="default"/>
      </w:rPr>
    </w:lvl>
    <w:lvl w:ilvl="7" w:tplc="53DA642A" w:tentative="1">
      <w:start w:val="1"/>
      <w:numFmt w:val="bullet"/>
      <w:lvlText w:val="B"/>
      <w:lvlJc w:val="left"/>
      <w:pPr>
        <w:tabs>
          <w:tab w:val="num" w:pos="5760"/>
        </w:tabs>
        <w:ind w:left="5760" w:hanging="360"/>
      </w:pPr>
      <w:rPr>
        <w:rFonts w:ascii="Arial" w:hAnsi="Arial" w:hint="default"/>
      </w:rPr>
    </w:lvl>
    <w:lvl w:ilvl="8" w:tplc="262E2766" w:tentative="1">
      <w:start w:val="1"/>
      <w:numFmt w:val="bullet"/>
      <w:lvlText w:val="B"/>
      <w:lvlJc w:val="left"/>
      <w:pPr>
        <w:tabs>
          <w:tab w:val="num" w:pos="6480"/>
        </w:tabs>
        <w:ind w:left="6480" w:hanging="360"/>
      </w:pPr>
      <w:rPr>
        <w:rFonts w:ascii="Arial" w:hAnsi="Arial" w:hint="default"/>
      </w:rPr>
    </w:lvl>
  </w:abstractNum>
  <w:abstractNum w:abstractNumId="85">
    <w:nsid w:val="2A9149C6"/>
    <w:multiLevelType w:val="hybridMultilevel"/>
    <w:tmpl w:val="EB50EB36"/>
    <w:lvl w:ilvl="0" w:tplc="F6CA5A2C">
      <w:start w:val="1"/>
      <w:numFmt w:val="bullet"/>
      <w:lvlText w:val="R"/>
      <w:lvlJc w:val="left"/>
      <w:pPr>
        <w:tabs>
          <w:tab w:val="num" w:pos="720"/>
        </w:tabs>
        <w:ind w:left="720" w:hanging="360"/>
      </w:pPr>
      <w:rPr>
        <w:rFonts w:ascii="Arial" w:hAnsi="Arial" w:hint="default"/>
      </w:rPr>
    </w:lvl>
    <w:lvl w:ilvl="1" w:tplc="D124E3D6" w:tentative="1">
      <w:start w:val="1"/>
      <w:numFmt w:val="bullet"/>
      <w:lvlText w:val="R"/>
      <w:lvlJc w:val="left"/>
      <w:pPr>
        <w:tabs>
          <w:tab w:val="num" w:pos="1440"/>
        </w:tabs>
        <w:ind w:left="1440" w:hanging="360"/>
      </w:pPr>
      <w:rPr>
        <w:rFonts w:ascii="Arial" w:hAnsi="Arial" w:hint="default"/>
      </w:rPr>
    </w:lvl>
    <w:lvl w:ilvl="2" w:tplc="4CBA0B5C" w:tentative="1">
      <w:start w:val="1"/>
      <w:numFmt w:val="bullet"/>
      <w:lvlText w:val="R"/>
      <w:lvlJc w:val="left"/>
      <w:pPr>
        <w:tabs>
          <w:tab w:val="num" w:pos="2160"/>
        </w:tabs>
        <w:ind w:left="2160" w:hanging="360"/>
      </w:pPr>
      <w:rPr>
        <w:rFonts w:ascii="Arial" w:hAnsi="Arial" w:hint="default"/>
      </w:rPr>
    </w:lvl>
    <w:lvl w:ilvl="3" w:tplc="01F218F6" w:tentative="1">
      <w:start w:val="1"/>
      <w:numFmt w:val="bullet"/>
      <w:lvlText w:val="R"/>
      <w:lvlJc w:val="left"/>
      <w:pPr>
        <w:tabs>
          <w:tab w:val="num" w:pos="2880"/>
        </w:tabs>
        <w:ind w:left="2880" w:hanging="360"/>
      </w:pPr>
      <w:rPr>
        <w:rFonts w:ascii="Arial" w:hAnsi="Arial" w:hint="default"/>
      </w:rPr>
    </w:lvl>
    <w:lvl w:ilvl="4" w:tplc="F33CCEA6" w:tentative="1">
      <w:start w:val="1"/>
      <w:numFmt w:val="bullet"/>
      <w:lvlText w:val="R"/>
      <w:lvlJc w:val="left"/>
      <w:pPr>
        <w:tabs>
          <w:tab w:val="num" w:pos="3600"/>
        </w:tabs>
        <w:ind w:left="3600" w:hanging="360"/>
      </w:pPr>
      <w:rPr>
        <w:rFonts w:ascii="Arial" w:hAnsi="Arial" w:hint="default"/>
      </w:rPr>
    </w:lvl>
    <w:lvl w:ilvl="5" w:tplc="65D04E1C" w:tentative="1">
      <w:start w:val="1"/>
      <w:numFmt w:val="bullet"/>
      <w:lvlText w:val="R"/>
      <w:lvlJc w:val="left"/>
      <w:pPr>
        <w:tabs>
          <w:tab w:val="num" w:pos="4320"/>
        </w:tabs>
        <w:ind w:left="4320" w:hanging="360"/>
      </w:pPr>
      <w:rPr>
        <w:rFonts w:ascii="Arial" w:hAnsi="Arial" w:hint="default"/>
      </w:rPr>
    </w:lvl>
    <w:lvl w:ilvl="6" w:tplc="E91A2DF2" w:tentative="1">
      <w:start w:val="1"/>
      <w:numFmt w:val="bullet"/>
      <w:lvlText w:val="R"/>
      <w:lvlJc w:val="left"/>
      <w:pPr>
        <w:tabs>
          <w:tab w:val="num" w:pos="5040"/>
        </w:tabs>
        <w:ind w:left="5040" w:hanging="360"/>
      </w:pPr>
      <w:rPr>
        <w:rFonts w:ascii="Arial" w:hAnsi="Arial" w:hint="default"/>
      </w:rPr>
    </w:lvl>
    <w:lvl w:ilvl="7" w:tplc="E5D8482C" w:tentative="1">
      <w:start w:val="1"/>
      <w:numFmt w:val="bullet"/>
      <w:lvlText w:val="R"/>
      <w:lvlJc w:val="left"/>
      <w:pPr>
        <w:tabs>
          <w:tab w:val="num" w:pos="5760"/>
        </w:tabs>
        <w:ind w:left="5760" w:hanging="360"/>
      </w:pPr>
      <w:rPr>
        <w:rFonts w:ascii="Arial" w:hAnsi="Arial" w:hint="default"/>
      </w:rPr>
    </w:lvl>
    <w:lvl w:ilvl="8" w:tplc="1E749A5E" w:tentative="1">
      <w:start w:val="1"/>
      <w:numFmt w:val="bullet"/>
      <w:lvlText w:val="R"/>
      <w:lvlJc w:val="left"/>
      <w:pPr>
        <w:tabs>
          <w:tab w:val="num" w:pos="6480"/>
        </w:tabs>
        <w:ind w:left="6480" w:hanging="360"/>
      </w:pPr>
      <w:rPr>
        <w:rFonts w:ascii="Arial" w:hAnsi="Arial" w:hint="default"/>
      </w:rPr>
    </w:lvl>
  </w:abstractNum>
  <w:abstractNum w:abstractNumId="86">
    <w:nsid w:val="2A9C6049"/>
    <w:multiLevelType w:val="hybridMultilevel"/>
    <w:tmpl w:val="4A5C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B312FC6"/>
    <w:multiLevelType w:val="hybridMultilevel"/>
    <w:tmpl w:val="F73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C5F63DA"/>
    <w:multiLevelType w:val="hybridMultilevel"/>
    <w:tmpl w:val="017C3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nsid w:val="2D473A4A"/>
    <w:multiLevelType w:val="hybridMultilevel"/>
    <w:tmpl w:val="D3D8BE22"/>
    <w:lvl w:ilvl="0" w:tplc="AA785138">
      <w:start w:val="1"/>
      <w:numFmt w:val="bullet"/>
      <w:lvlText w:val="I"/>
      <w:lvlJc w:val="left"/>
      <w:pPr>
        <w:tabs>
          <w:tab w:val="num" w:pos="720"/>
        </w:tabs>
        <w:ind w:left="720" w:hanging="360"/>
      </w:pPr>
      <w:rPr>
        <w:rFonts w:ascii="Arial" w:hAnsi="Arial" w:hint="default"/>
      </w:rPr>
    </w:lvl>
    <w:lvl w:ilvl="1" w:tplc="44DC05CC" w:tentative="1">
      <w:start w:val="1"/>
      <w:numFmt w:val="bullet"/>
      <w:lvlText w:val="I"/>
      <w:lvlJc w:val="left"/>
      <w:pPr>
        <w:tabs>
          <w:tab w:val="num" w:pos="1440"/>
        </w:tabs>
        <w:ind w:left="1440" w:hanging="360"/>
      </w:pPr>
      <w:rPr>
        <w:rFonts w:ascii="Arial" w:hAnsi="Arial" w:hint="default"/>
      </w:rPr>
    </w:lvl>
    <w:lvl w:ilvl="2" w:tplc="E69A448C" w:tentative="1">
      <w:start w:val="1"/>
      <w:numFmt w:val="bullet"/>
      <w:lvlText w:val="I"/>
      <w:lvlJc w:val="left"/>
      <w:pPr>
        <w:tabs>
          <w:tab w:val="num" w:pos="2160"/>
        </w:tabs>
        <w:ind w:left="2160" w:hanging="360"/>
      </w:pPr>
      <w:rPr>
        <w:rFonts w:ascii="Arial" w:hAnsi="Arial" w:hint="default"/>
      </w:rPr>
    </w:lvl>
    <w:lvl w:ilvl="3" w:tplc="08702C5E" w:tentative="1">
      <w:start w:val="1"/>
      <w:numFmt w:val="bullet"/>
      <w:lvlText w:val="I"/>
      <w:lvlJc w:val="left"/>
      <w:pPr>
        <w:tabs>
          <w:tab w:val="num" w:pos="2880"/>
        </w:tabs>
        <w:ind w:left="2880" w:hanging="360"/>
      </w:pPr>
      <w:rPr>
        <w:rFonts w:ascii="Arial" w:hAnsi="Arial" w:hint="default"/>
      </w:rPr>
    </w:lvl>
    <w:lvl w:ilvl="4" w:tplc="72AA58B8" w:tentative="1">
      <w:start w:val="1"/>
      <w:numFmt w:val="bullet"/>
      <w:lvlText w:val="I"/>
      <w:lvlJc w:val="left"/>
      <w:pPr>
        <w:tabs>
          <w:tab w:val="num" w:pos="3600"/>
        </w:tabs>
        <w:ind w:left="3600" w:hanging="360"/>
      </w:pPr>
      <w:rPr>
        <w:rFonts w:ascii="Arial" w:hAnsi="Arial" w:hint="default"/>
      </w:rPr>
    </w:lvl>
    <w:lvl w:ilvl="5" w:tplc="FC061F3A" w:tentative="1">
      <w:start w:val="1"/>
      <w:numFmt w:val="bullet"/>
      <w:lvlText w:val="I"/>
      <w:lvlJc w:val="left"/>
      <w:pPr>
        <w:tabs>
          <w:tab w:val="num" w:pos="4320"/>
        </w:tabs>
        <w:ind w:left="4320" w:hanging="360"/>
      </w:pPr>
      <w:rPr>
        <w:rFonts w:ascii="Arial" w:hAnsi="Arial" w:hint="default"/>
      </w:rPr>
    </w:lvl>
    <w:lvl w:ilvl="6" w:tplc="60AE4E5C" w:tentative="1">
      <w:start w:val="1"/>
      <w:numFmt w:val="bullet"/>
      <w:lvlText w:val="I"/>
      <w:lvlJc w:val="left"/>
      <w:pPr>
        <w:tabs>
          <w:tab w:val="num" w:pos="5040"/>
        </w:tabs>
        <w:ind w:left="5040" w:hanging="360"/>
      </w:pPr>
      <w:rPr>
        <w:rFonts w:ascii="Arial" w:hAnsi="Arial" w:hint="default"/>
      </w:rPr>
    </w:lvl>
    <w:lvl w:ilvl="7" w:tplc="A3021F7A" w:tentative="1">
      <w:start w:val="1"/>
      <w:numFmt w:val="bullet"/>
      <w:lvlText w:val="I"/>
      <w:lvlJc w:val="left"/>
      <w:pPr>
        <w:tabs>
          <w:tab w:val="num" w:pos="5760"/>
        </w:tabs>
        <w:ind w:left="5760" w:hanging="360"/>
      </w:pPr>
      <w:rPr>
        <w:rFonts w:ascii="Arial" w:hAnsi="Arial" w:hint="default"/>
      </w:rPr>
    </w:lvl>
    <w:lvl w:ilvl="8" w:tplc="CD48DCAC" w:tentative="1">
      <w:start w:val="1"/>
      <w:numFmt w:val="bullet"/>
      <w:lvlText w:val="I"/>
      <w:lvlJc w:val="left"/>
      <w:pPr>
        <w:tabs>
          <w:tab w:val="num" w:pos="6480"/>
        </w:tabs>
        <w:ind w:left="6480" w:hanging="360"/>
      </w:pPr>
      <w:rPr>
        <w:rFonts w:ascii="Arial" w:hAnsi="Arial" w:hint="default"/>
      </w:rPr>
    </w:lvl>
  </w:abstractNum>
  <w:abstractNum w:abstractNumId="90">
    <w:nsid w:val="2D9B50D6"/>
    <w:multiLevelType w:val="hybridMultilevel"/>
    <w:tmpl w:val="AD3A25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2D9C72B1"/>
    <w:multiLevelType w:val="hybridMultilevel"/>
    <w:tmpl w:val="766CA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2DBF39C6"/>
    <w:multiLevelType w:val="hybridMultilevel"/>
    <w:tmpl w:val="4C749784"/>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3">
    <w:nsid w:val="2F853BA6"/>
    <w:multiLevelType w:val="hybridMultilevel"/>
    <w:tmpl w:val="0FB4C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2FA910CF"/>
    <w:multiLevelType w:val="hybridMultilevel"/>
    <w:tmpl w:val="10861FFE"/>
    <w:lvl w:ilvl="0" w:tplc="04090005">
      <w:start w:val="1"/>
      <w:numFmt w:val="decimal"/>
      <w:lvlText w:val="%1."/>
      <w:lvlJc w:val="left"/>
      <w:pPr>
        <w:ind w:left="720" w:hanging="360"/>
      </w:pPr>
      <w:rPr>
        <w:rFonts w:hint="default"/>
      </w:rPr>
    </w:lvl>
    <w:lvl w:ilvl="1" w:tplc="04090003">
      <w:numFmt w:val="bullet"/>
      <w:lvlText w:val="-"/>
      <w:lvlJc w:val="left"/>
      <w:pPr>
        <w:ind w:left="1440" w:hanging="360"/>
      </w:pPr>
      <w:rPr>
        <w:rFonts w:ascii="Calibri" w:eastAsiaTheme="minorEastAsia"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21D3487"/>
    <w:multiLevelType w:val="hybridMultilevel"/>
    <w:tmpl w:val="9B0CAEE8"/>
    <w:lvl w:ilvl="0" w:tplc="92F6582C">
      <w:start w:val="1"/>
      <w:numFmt w:val="bullet"/>
      <w:lvlText w:val="M"/>
      <w:lvlJc w:val="left"/>
      <w:pPr>
        <w:tabs>
          <w:tab w:val="num" w:pos="720"/>
        </w:tabs>
        <w:ind w:left="720" w:hanging="360"/>
      </w:pPr>
      <w:rPr>
        <w:rFonts w:ascii="Arial" w:hAnsi="Arial" w:hint="default"/>
      </w:rPr>
    </w:lvl>
    <w:lvl w:ilvl="1" w:tplc="2A742522" w:tentative="1">
      <w:start w:val="1"/>
      <w:numFmt w:val="bullet"/>
      <w:lvlText w:val="M"/>
      <w:lvlJc w:val="left"/>
      <w:pPr>
        <w:tabs>
          <w:tab w:val="num" w:pos="1440"/>
        </w:tabs>
        <w:ind w:left="1440" w:hanging="360"/>
      </w:pPr>
      <w:rPr>
        <w:rFonts w:ascii="Arial" w:hAnsi="Arial" w:hint="default"/>
      </w:rPr>
    </w:lvl>
    <w:lvl w:ilvl="2" w:tplc="E14EED18" w:tentative="1">
      <w:start w:val="1"/>
      <w:numFmt w:val="bullet"/>
      <w:lvlText w:val="M"/>
      <w:lvlJc w:val="left"/>
      <w:pPr>
        <w:tabs>
          <w:tab w:val="num" w:pos="2160"/>
        </w:tabs>
        <w:ind w:left="2160" w:hanging="360"/>
      </w:pPr>
      <w:rPr>
        <w:rFonts w:ascii="Arial" w:hAnsi="Arial" w:hint="default"/>
      </w:rPr>
    </w:lvl>
    <w:lvl w:ilvl="3" w:tplc="4EDCC618" w:tentative="1">
      <w:start w:val="1"/>
      <w:numFmt w:val="bullet"/>
      <w:lvlText w:val="M"/>
      <w:lvlJc w:val="left"/>
      <w:pPr>
        <w:tabs>
          <w:tab w:val="num" w:pos="2880"/>
        </w:tabs>
        <w:ind w:left="2880" w:hanging="360"/>
      </w:pPr>
      <w:rPr>
        <w:rFonts w:ascii="Arial" w:hAnsi="Arial" w:hint="default"/>
      </w:rPr>
    </w:lvl>
    <w:lvl w:ilvl="4" w:tplc="411EA9C8" w:tentative="1">
      <w:start w:val="1"/>
      <w:numFmt w:val="bullet"/>
      <w:lvlText w:val="M"/>
      <w:lvlJc w:val="left"/>
      <w:pPr>
        <w:tabs>
          <w:tab w:val="num" w:pos="3600"/>
        </w:tabs>
        <w:ind w:left="3600" w:hanging="360"/>
      </w:pPr>
      <w:rPr>
        <w:rFonts w:ascii="Arial" w:hAnsi="Arial" w:hint="default"/>
      </w:rPr>
    </w:lvl>
    <w:lvl w:ilvl="5" w:tplc="077A4124" w:tentative="1">
      <w:start w:val="1"/>
      <w:numFmt w:val="bullet"/>
      <w:lvlText w:val="M"/>
      <w:lvlJc w:val="left"/>
      <w:pPr>
        <w:tabs>
          <w:tab w:val="num" w:pos="4320"/>
        </w:tabs>
        <w:ind w:left="4320" w:hanging="360"/>
      </w:pPr>
      <w:rPr>
        <w:rFonts w:ascii="Arial" w:hAnsi="Arial" w:hint="default"/>
      </w:rPr>
    </w:lvl>
    <w:lvl w:ilvl="6" w:tplc="61BE1C66" w:tentative="1">
      <w:start w:val="1"/>
      <w:numFmt w:val="bullet"/>
      <w:lvlText w:val="M"/>
      <w:lvlJc w:val="left"/>
      <w:pPr>
        <w:tabs>
          <w:tab w:val="num" w:pos="5040"/>
        </w:tabs>
        <w:ind w:left="5040" w:hanging="360"/>
      </w:pPr>
      <w:rPr>
        <w:rFonts w:ascii="Arial" w:hAnsi="Arial" w:hint="default"/>
      </w:rPr>
    </w:lvl>
    <w:lvl w:ilvl="7" w:tplc="D9B45BFE" w:tentative="1">
      <w:start w:val="1"/>
      <w:numFmt w:val="bullet"/>
      <w:lvlText w:val="M"/>
      <w:lvlJc w:val="left"/>
      <w:pPr>
        <w:tabs>
          <w:tab w:val="num" w:pos="5760"/>
        </w:tabs>
        <w:ind w:left="5760" w:hanging="360"/>
      </w:pPr>
      <w:rPr>
        <w:rFonts w:ascii="Arial" w:hAnsi="Arial" w:hint="default"/>
      </w:rPr>
    </w:lvl>
    <w:lvl w:ilvl="8" w:tplc="B8484A9C" w:tentative="1">
      <w:start w:val="1"/>
      <w:numFmt w:val="bullet"/>
      <w:lvlText w:val="M"/>
      <w:lvlJc w:val="left"/>
      <w:pPr>
        <w:tabs>
          <w:tab w:val="num" w:pos="6480"/>
        </w:tabs>
        <w:ind w:left="6480" w:hanging="360"/>
      </w:pPr>
      <w:rPr>
        <w:rFonts w:ascii="Arial" w:hAnsi="Arial" w:hint="default"/>
      </w:rPr>
    </w:lvl>
  </w:abstractNum>
  <w:abstractNum w:abstractNumId="96">
    <w:nsid w:val="32245B38"/>
    <w:multiLevelType w:val="hybridMultilevel"/>
    <w:tmpl w:val="5532E2CE"/>
    <w:lvl w:ilvl="0" w:tplc="800CE502">
      <w:start w:val="1"/>
      <w:numFmt w:val="bullet"/>
      <w:lvlText w:val="U"/>
      <w:lvlJc w:val="left"/>
      <w:pPr>
        <w:tabs>
          <w:tab w:val="num" w:pos="720"/>
        </w:tabs>
        <w:ind w:left="720" w:hanging="360"/>
      </w:pPr>
      <w:rPr>
        <w:rFonts w:ascii="Arial" w:hAnsi="Arial" w:hint="default"/>
      </w:rPr>
    </w:lvl>
    <w:lvl w:ilvl="1" w:tplc="392CA268" w:tentative="1">
      <w:start w:val="1"/>
      <w:numFmt w:val="bullet"/>
      <w:lvlText w:val="U"/>
      <w:lvlJc w:val="left"/>
      <w:pPr>
        <w:tabs>
          <w:tab w:val="num" w:pos="1440"/>
        </w:tabs>
        <w:ind w:left="1440" w:hanging="360"/>
      </w:pPr>
      <w:rPr>
        <w:rFonts w:ascii="Arial" w:hAnsi="Arial" w:hint="default"/>
      </w:rPr>
    </w:lvl>
    <w:lvl w:ilvl="2" w:tplc="DF161002" w:tentative="1">
      <w:start w:val="1"/>
      <w:numFmt w:val="bullet"/>
      <w:lvlText w:val="U"/>
      <w:lvlJc w:val="left"/>
      <w:pPr>
        <w:tabs>
          <w:tab w:val="num" w:pos="2160"/>
        </w:tabs>
        <w:ind w:left="2160" w:hanging="360"/>
      </w:pPr>
      <w:rPr>
        <w:rFonts w:ascii="Arial" w:hAnsi="Arial" w:hint="default"/>
      </w:rPr>
    </w:lvl>
    <w:lvl w:ilvl="3" w:tplc="6F9C269A" w:tentative="1">
      <w:start w:val="1"/>
      <w:numFmt w:val="bullet"/>
      <w:lvlText w:val="U"/>
      <w:lvlJc w:val="left"/>
      <w:pPr>
        <w:tabs>
          <w:tab w:val="num" w:pos="2880"/>
        </w:tabs>
        <w:ind w:left="2880" w:hanging="360"/>
      </w:pPr>
      <w:rPr>
        <w:rFonts w:ascii="Arial" w:hAnsi="Arial" w:hint="default"/>
      </w:rPr>
    </w:lvl>
    <w:lvl w:ilvl="4" w:tplc="5F36337C" w:tentative="1">
      <w:start w:val="1"/>
      <w:numFmt w:val="bullet"/>
      <w:lvlText w:val="U"/>
      <w:lvlJc w:val="left"/>
      <w:pPr>
        <w:tabs>
          <w:tab w:val="num" w:pos="3600"/>
        </w:tabs>
        <w:ind w:left="3600" w:hanging="360"/>
      </w:pPr>
      <w:rPr>
        <w:rFonts w:ascii="Arial" w:hAnsi="Arial" w:hint="default"/>
      </w:rPr>
    </w:lvl>
    <w:lvl w:ilvl="5" w:tplc="6924F4F0" w:tentative="1">
      <w:start w:val="1"/>
      <w:numFmt w:val="bullet"/>
      <w:lvlText w:val="U"/>
      <w:lvlJc w:val="left"/>
      <w:pPr>
        <w:tabs>
          <w:tab w:val="num" w:pos="4320"/>
        </w:tabs>
        <w:ind w:left="4320" w:hanging="360"/>
      </w:pPr>
      <w:rPr>
        <w:rFonts w:ascii="Arial" w:hAnsi="Arial" w:hint="default"/>
      </w:rPr>
    </w:lvl>
    <w:lvl w:ilvl="6" w:tplc="49DE3000" w:tentative="1">
      <w:start w:val="1"/>
      <w:numFmt w:val="bullet"/>
      <w:lvlText w:val="U"/>
      <w:lvlJc w:val="left"/>
      <w:pPr>
        <w:tabs>
          <w:tab w:val="num" w:pos="5040"/>
        </w:tabs>
        <w:ind w:left="5040" w:hanging="360"/>
      </w:pPr>
      <w:rPr>
        <w:rFonts w:ascii="Arial" w:hAnsi="Arial" w:hint="default"/>
      </w:rPr>
    </w:lvl>
    <w:lvl w:ilvl="7" w:tplc="F40AAF14" w:tentative="1">
      <w:start w:val="1"/>
      <w:numFmt w:val="bullet"/>
      <w:lvlText w:val="U"/>
      <w:lvlJc w:val="left"/>
      <w:pPr>
        <w:tabs>
          <w:tab w:val="num" w:pos="5760"/>
        </w:tabs>
        <w:ind w:left="5760" w:hanging="360"/>
      </w:pPr>
      <w:rPr>
        <w:rFonts w:ascii="Arial" w:hAnsi="Arial" w:hint="default"/>
      </w:rPr>
    </w:lvl>
    <w:lvl w:ilvl="8" w:tplc="04E04D0E" w:tentative="1">
      <w:start w:val="1"/>
      <w:numFmt w:val="bullet"/>
      <w:lvlText w:val="U"/>
      <w:lvlJc w:val="left"/>
      <w:pPr>
        <w:tabs>
          <w:tab w:val="num" w:pos="6480"/>
        </w:tabs>
        <w:ind w:left="6480" w:hanging="360"/>
      </w:pPr>
      <w:rPr>
        <w:rFonts w:ascii="Arial" w:hAnsi="Arial" w:hint="default"/>
      </w:rPr>
    </w:lvl>
  </w:abstractNum>
  <w:abstractNum w:abstractNumId="97">
    <w:nsid w:val="324F418E"/>
    <w:multiLevelType w:val="hybridMultilevel"/>
    <w:tmpl w:val="6C66E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32A81219"/>
    <w:multiLevelType w:val="hybridMultilevel"/>
    <w:tmpl w:val="0BD2B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31E497F"/>
    <w:multiLevelType w:val="hybridMultilevel"/>
    <w:tmpl w:val="A8A65B72"/>
    <w:lvl w:ilvl="0" w:tplc="9B3CB904">
      <w:start w:val="1"/>
      <w:numFmt w:val="bullet"/>
      <w:lvlText w:val="•"/>
      <w:lvlJc w:val="left"/>
      <w:pPr>
        <w:tabs>
          <w:tab w:val="num" w:pos="720"/>
        </w:tabs>
        <w:ind w:left="720" w:hanging="360"/>
      </w:pPr>
      <w:rPr>
        <w:rFonts w:ascii="Arial" w:hAnsi="Arial" w:hint="default"/>
      </w:rPr>
    </w:lvl>
    <w:lvl w:ilvl="1" w:tplc="813A2ADE" w:tentative="1">
      <w:start w:val="1"/>
      <w:numFmt w:val="bullet"/>
      <w:lvlText w:val="•"/>
      <w:lvlJc w:val="left"/>
      <w:pPr>
        <w:tabs>
          <w:tab w:val="num" w:pos="1440"/>
        </w:tabs>
        <w:ind w:left="1440" w:hanging="360"/>
      </w:pPr>
      <w:rPr>
        <w:rFonts w:ascii="Arial" w:hAnsi="Arial" w:hint="default"/>
      </w:rPr>
    </w:lvl>
    <w:lvl w:ilvl="2" w:tplc="0908F5FE" w:tentative="1">
      <w:start w:val="1"/>
      <w:numFmt w:val="bullet"/>
      <w:lvlText w:val="•"/>
      <w:lvlJc w:val="left"/>
      <w:pPr>
        <w:tabs>
          <w:tab w:val="num" w:pos="2160"/>
        </w:tabs>
        <w:ind w:left="2160" w:hanging="360"/>
      </w:pPr>
      <w:rPr>
        <w:rFonts w:ascii="Arial" w:hAnsi="Arial" w:hint="default"/>
      </w:rPr>
    </w:lvl>
    <w:lvl w:ilvl="3" w:tplc="A748024A" w:tentative="1">
      <w:start w:val="1"/>
      <w:numFmt w:val="bullet"/>
      <w:lvlText w:val="•"/>
      <w:lvlJc w:val="left"/>
      <w:pPr>
        <w:tabs>
          <w:tab w:val="num" w:pos="2880"/>
        </w:tabs>
        <w:ind w:left="2880" w:hanging="360"/>
      </w:pPr>
      <w:rPr>
        <w:rFonts w:ascii="Arial" w:hAnsi="Arial" w:hint="default"/>
      </w:rPr>
    </w:lvl>
    <w:lvl w:ilvl="4" w:tplc="50CACDD0" w:tentative="1">
      <w:start w:val="1"/>
      <w:numFmt w:val="bullet"/>
      <w:lvlText w:val="•"/>
      <w:lvlJc w:val="left"/>
      <w:pPr>
        <w:tabs>
          <w:tab w:val="num" w:pos="3600"/>
        </w:tabs>
        <w:ind w:left="3600" w:hanging="360"/>
      </w:pPr>
      <w:rPr>
        <w:rFonts w:ascii="Arial" w:hAnsi="Arial" w:hint="default"/>
      </w:rPr>
    </w:lvl>
    <w:lvl w:ilvl="5" w:tplc="624A3FB6" w:tentative="1">
      <w:start w:val="1"/>
      <w:numFmt w:val="bullet"/>
      <w:lvlText w:val="•"/>
      <w:lvlJc w:val="left"/>
      <w:pPr>
        <w:tabs>
          <w:tab w:val="num" w:pos="4320"/>
        </w:tabs>
        <w:ind w:left="4320" w:hanging="360"/>
      </w:pPr>
      <w:rPr>
        <w:rFonts w:ascii="Arial" w:hAnsi="Arial" w:hint="default"/>
      </w:rPr>
    </w:lvl>
    <w:lvl w:ilvl="6" w:tplc="8788FEBA" w:tentative="1">
      <w:start w:val="1"/>
      <w:numFmt w:val="bullet"/>
      <w:lvlText w:val="•"/>
      <w:lvlJc w:val="left"/>
      <w:pPr>
        <w:tabs>
          <w:tab w:val="num" w:pos="5040"/>
        </w:tabs>
        <w:ind w:left="5040" w:hanging="360"/>
      </w:pPr>
      <w:rPr>
        <w:rFonts w:ascii="Arial" w:hAnsi="Arial" w:hint="default"/>
      </w:rPr>
    </w:lvl>
    <w:lvl w:ilvl="7" w:tplc="B41400F6" w:tentative="1">
      <w:start w:val="1"/>
      <w:numFmt w:val="bullet"/>
      <w:lvlText w:val="•"/>
      <w:lvlJc w:val="left"/>
      <w:pPr>
        <w:tabs>
          <w:tab w:val="num" w:pos="5760"/>
        </w:tabs>
        <w:ind w:left="5760" w:hanging="360"/>
      </w:pPr>
      <w:rPr>
        <w:rFonts w:ascii="Arial" w:hAnsi="Arial" w:hint="default"/>
      </w:rPr>
    </w:lvl>
    <w:lvl w:ilvl="8" w:tplc="33AA9232" w:tentative="1">
      <w:start w:val="1"/>
      <w:numFmt w:val="bullet"/>
      <w:lvlText w:val="•"/>
      <w:lvlJc w:val="left"/>
      <w:pPr>
        <w:tabs>
          <w:tab w:val="num" w:pos="6480"/>
        </w:tabs>
        <w:ind w:left="6480" w:hanging="360"/>
      </w:pPr>
      <w:rPr>
        <w:rFonts w:ascii="Arial" w:hAnsi="Arial" w:hint="default"/>
      </w:rPr>
    </w:lvl>
  </w:abstractNum>
  <w:abstractNum w:abstractNumId="100">
    <w:nsid w:val="336733B3"/>
    <w:multiLevelType w:val="hybridMultilevel"/>
    <w:tmpl w:val="5E60200A"/>
    <w:lvl w:ilvl="0" w:tplc="0F1614E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4F56B5A"/>
    <w:multiLevelType w:val="hybridMultilevel"/>
    <w:tmpl w:val="596267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35761DB8"/>
    <w:multiLevelType w:val="hybridMultilevel"/>
    <w:tmpl w:val="BF48B4E4"/>
    <w:lvl w:ilvl="0" w:tplc="150CADDA">
      <w:start w:val="1"/>
      <w:numFmt w:val="bullet"/>
      <w:lvlText w:val="•"/>
      <w:lvlJc w:val="left"/>
      <w:pPr>
        <w:tabs>
          <w:tab w:val="num" w:pos="720"/>
        </w:tabs>
        <w:ind w:left="720" w:hanging="360"/>
      </w:pPr>
      <w:rPr>
        <w:rFonts w:ascii="Arial" w:hAnsi="Arial" w:hint="default"/>
      </w:rPr>
    </w:lvl>
    <w:lvl w:ilvl="1" w:tplc="1436DFB0">
      <w:numFmt w:val="bullet"/>
      <w:lvlText w:val=""/>
      <w:lvlJc w:val="left"/>
      <w:pPr>
        <w:tabs>
          <w:tab w:val="num" w:pos="1440"/>
        </w:tabs>
        <w:ind w:left="1440" w:hanging="360"/>
      </w:pPr>
      <w:rPr>
        <w:rFonts w:ascii="Wingdings" w:hAnsi="Wingdings" w:hint="default"/>
      </w:rPr>
    </w:lvl>
    <w:lvl w:ilvl="2" w:tplc="E60A9F96" w:tentative="1">
      <w:start w:val="1"/>
      <w:numFmt w:val="bullet"/>
      <w:lvlText w:val="•"/>
      <w:lvlJc w:val="left"/>
      <w:pPr>
        <w:tabs>
          <w:tab w:val="num" w:pos="2160"/>
        </w:tabs>
        <w:ind w:left="2160" w:hanging="360"/>
      </w:pPr>
      <w:rPr>
        <w:rFonts w:ascii="Arial" w:hAnsi="Arial" w:hint="default"/>
      </w:rPr>
    </w:lvl>
    <w:lvl w:ilvl="3" w:tplc="E7900066" w:tentative="1">
      <w:start w:val="1"/>
      <w:numFmt w:val="bullet"/>
      <w:lvlText w:val="•"/>
      <w:lvlJc w:val="left"/>
      <w:pPr>
        <w:tabs>
          <w:tab w:val="num" w:pos="2880"/>
        </w:tabs>
        <w:ind w:left="2880" w:hanging="360"/>
      </w:pPr>
      <w:rPr>
        <w:rFonts w:ascii="Arial" w:hAnsi="Arial" w:hint="default"/>
      </w:rPr>
    </w:lvl>
    <w:lvl w:ilvl="4" w:tplc="9274D808" w:tentative="1">
      <w:start w:val="1"/>
      <w:numFmt w:val="bullet"/>
      <w:lvlText w:val="•"/>
      <w:lvlJc w:val="left"/>
      <w:pPr>
        <w:tabs>
          <w:tab w:val="num" w:pos="3600"/>
        </w:tabs>
        <w:ind w:left="3600" w:hanging="360"/>
      </w:pPr>
      <w:rPr>
        <w:rFonts w:ascii="Arial" w:hAnsi="Arial" w:hint="default"/>
      </w:rPr>
    </w:lvl>
    <w:lvl w:ilvl="5" w:tplc="62FEFE76" w:tentative="1">
      <w:start w:val="1"/>
      <w:numFmt w:val="bullet"/>
      <w:lvlText w:val="•"/>
      <w:lvlJc w:val="left"/>
      <w:pPr>
        <w:tabs>
          <w:tab w:val="num" w:pos="4320"/>
        </w:tabs>
        <w:ind w:left="4320" w:hanging="360"/>
      </w:pPr>
      <w:rPr>
        <w:rFonts w:ascii="Arial" w:hAnsi="Arial" w:hint="default"/>
      </w:rPr>
    </w:lvl>
    <w:lvl w:ilvl="6" w:tplc="7D883606" w:tentative="1">
      <w:start w:val="1"/>
      <w:numFmt w:val="bullet"/>
      <w:lvlText w:val="•"/>
      <w:lvlJc w:val="left"/>
      <w:pPr>
        <w:tabs>
          <w:tab w:val="num" w:pos="5040"/>
        </w:tabs>
        <w:ind w:left="5040" w:hanging="360"/>
      </w:pPr>
      <w:rPr>
        <w:rFonts w:ascii="Arial" w:hAnsi="Arial" w:hint="default"/>
      </w:rPr>
    </w:lvl>
    <w:lvl w:ilvl="7" w:tplc="DDFCA1E8" w:tentative="1">
      <w:start w:val="1"/>
      <w:numFmt w:val="bullet"/>
      <w:lvlText w:val="•"/>
      <w:lvlJc w:val="left"/>
      <w:pPr>
        <w:tabs>
          <w:tab w:val="num" w:pos="5760"/>
        </w:tabs>
        <w:ind w:left="5760" w:hanging="360"/>
      </w:pPr>
      <w:rPr>
        <w:rFonts w:ascii="Arial" w:hAnsi="Arial" w:hint="default"/>
      </w:rPr>
    </w:lvl>
    <w:lvl w:ilvl="8" w:tplc="B4780340" w:tentative="1">
      <w:start w:val="1"/>
      <w:numFmt w:val="bullet"/>
      <w:lvlText w:val="•"/>
      <w:lvlJc w:val="left"/>
      <w:pPr>
        <w:tabs>
          <w:tab w:val="num" w:pos="6480"/>
        </w:tabs>
        <w:ind w:left="6480" w:hanging="360"/>
      </w:pPr>
      <w:rPr>
        <w:rFonts w:ascii="Arial" w:hAnsi="Arial" w:hint="default"/>
      </w:rPr>
    </w:lvl>
  </w:abstractNum>
  <w:abstractNum w:abstractNumId="103">
    <w:nsid w:val="3692330B"/>
    <w:multiLevelType w:val="hybridMultilevel"/>
    <w:tmpl w:val="BB8EB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nsid w:val="375F6DC3"/>
    <w:multiLevelType w:val="hybridMultilevel"/>
    <w:tmpl w:val="37CABAF6"/>
    <w:lvl w:ilvl="0" w:tplc="08EA7DE0">
      <w:start w:val="1"/>
      <w:numFmt w:val="bullet"/>
      <w:lvlText w:val="C"/>
      <w:lvlJc w:val="left"/>
      <w:pPr>
        <w:tabs>
          <w:tab w:val="num" w:pos="720"/>
        </w:tabs>
        <w:ind w:left="720" w:hanging="360"/>
      </w:pPr>
      <w:rPr>
        <w:rFonts w:ascii="Arial" w:hAnsi="Arial" w:hint="default"/>
      </w:rPr>
    </w:lvl>
    <w:lvl w:ilvl="1" w:tplc="92065ABA" w:tentative="1">
      <w:start w:val="1"/>
      <w:numFmt w:val="bullet"/>
      <w:lvlText w:val="C"/>
      <w:lvlJc w:val="left"/>
      <w:pPr>
        <w:tabs>
          <w:tab w:val="num" w:pos="1440"/>
        </w:tabs>
        <w:ind w:left="1440" w:hanging="360"/>
      </w:pPr>
      <w:rPr>
        <w:rFonts w:ascii="Arial" w:hAnsi="Arial" w:hint="default"/>
      </w:rPr>
    </w:lvl>
    <w:lvl w:ilvl="2" w:tplc="16BA4B82" w:tentative="1">
      <w:start w:val="1"/>
      <w:numFmt w:val="bullet"/>
      <w:lvlText w:val="C"/>
      <w:lvlJc w:val="left"/>
      <w:pPr>
        <w:tabs>
          <w:tab w:val="num" w:pos="2160"/>
        </w:tabs>
        <w:ind w:left="2160" w:hanging="360"/>
      </w:pPr>
      <w:rPr>
        <w:rFonts w:ascii="Arial" w:hAnsi="Arial" w:hint="default"/>
      </w:rPr>
    </w:lvl>
    <w:lvl w:ilvl="3" w:tplc="4768F41E" w:tentative="1">
      <w:start w:val="1"/>
      <w:numFmt w:val="bullet"/>
      <w:lvlText w:val="C"/>
      <w:lvlJc w:val="left"/>
      <w:pPr>
        <w:tabs>
          <w:tab w:val="num" w:pos="2880"/>
        </w:tabs>
        <w:ind w:left="2880" w:hanging="360"/>
      </w:pPr>
      <w:rPr>
        <w:rFonts w:ascii="Arial" w:hAnsi="Arial" w:hint="default"/>
      </w:rPr>
    </w:lvl>
    <w:lvl w:ilvl="4" w:tplc="C7FA4B68" w:tentative="1">
      <w:start w:val="1"/>
      <w:numFmt w:val="bullet"/>
      <w:lvlText w:val="C"/>
      <w:lvlJc w:val="left"/>
      <w:pPr>
        <w:tabs>
          <w:tab w:val="num" w:pos="3600"/>
        </w:tabs>
        <w:ind w:left="3600" w:hanging="360"/>
      </w:pPr>
      <w:rPr>
        <w:rFonts w:ascii="Arial" w:hAnsi="Arial" w:hint="default"/>
      </w:rPr>
    </w:lvl>
    <w:lvl w:ilvl="5" w:tplc="38ACA8BA" w:tentative="1">
      <w:start w:val="1"/>
      <w:numFmt w:val="bullet"/>
      <w:lvlText w:val="C"/>
      <w:lvlJc w:val="left"/>
      <w:pPr>
        <w:tabs>
          <w:tab w:val="num" w:pos="4320"/>
        </w:tabs>
        <w:ind w:left="4320" w:hanging="360"/>
      </w:pPr>
      <w:rPr>
        <w:rFonts w:ascii="Arial" w:hAnsi="Arial" w:hint="default"/>
      </w:rPr>
    </w:lvl>
    <w:lvl w:ilvl="6" w:tplc="5A025DF2" w:tentative="1">
      <w:start w:val="1"/>
      <w:numFmt w:val="bullet"/>
      <w:lvlText w:val="C"/>
      <w:lvlJc w:val="left"/>
      <w:pPr>
        <w:tabs>
          <w:tab w:val="num" w:pos="5040"/>
        </w:tabs>
        <w:ind w:left="5040" w:hanging="360"/>
      </w:pPr>
      <w:rPr>
        <w:rFonts w:ascii="Arial" w:hAnsi="Arial" w:hint="default"/>
      </w:rPr>
    </w:lvl>
    <w:lvl w:ilvl="7" w:tplc="78CC85C6" w:tentative="1">
      <w:start w:val="1"/>
      <w:numFmt w:val="bullet"/>
      <w:lvlText w:val="C"/>
      <w:lvlJc w:val="left"/>
      <w:pPr>
        <w:tabs>
          <w:tab w:val="num" w:pos="5760"/>
        </w:tabs>
        <w:ind w:left="5760" w:hanging="360"/>
      </w:pPr>
      <w:rPr>
        <w:rFonts w:ascii="Arial" w:hAnsi="Arial" w:hint="default"/>
      </w:rPr>
    </w:lvl>
    <w:lvl w:ilvl="8" w:tplc="6436D530" w:tentative="1">
      <w:start w:val="1"/>
      <w:numFmt w:val="bullet"/>
      <w:lvlText w:val="C"/>
      <w:lvlJc w:val="left"/>
      <w:pPr>
        <w:tabs>
          <w:tab w:val="num" w:pos="6480"/>
        </w:tabs>
        <w:ind w:left="6480" w:hanging="360"/>
      </w:pPr>
      <w:rPr>
        <w:rFonts w:ascii="Arial" w:hAnsi="Arial" w:hint="default"/>
      </w:rPr>
    </w:lvl>
  </w:abstractNum>
  <w:abstractNum w:abstractNumId="105">
    <w:nsid w:val="37D65C0E"/>
    <w:multiLevelType w:val="hybridMultilevel"/>
    <w:tmpl w:val="A2E84B7E"/>
    <w:lvl w:ilvl="0" w:tplc="AC9A1F04">
      <w:start w:val="1"/>
      <w:numFmt w:val="bullet"/>
      <w:lvlText w:val="O"/>
      <w:lvlJc w:val="left"/>
      <w:pPr>
        <w:tabs>
          <w:tab w:val="num" w:pos="720"/>
        </w:tabs>
        <w:ind w:left="720" w:hanging="360"/>
      </w:pPr>
      <w:rPr>
        <w:rFonts w:ascii="Arial" w:hAnsi="Arial" w:hint="default"/>
      </w:rPr>
    </w:lvl>
    <w:lvl w:ilvl="1" w:tplc="56D0FB26" w:tentative="1">
      <w:start w:val="1"/>
      <w:numFmt w:val="bullet"/>
      <w:lvlText w:val="O"/>
      <w:lvlJc w:val="left"/>
      <w:pPr>
        <w:tabs>
          <w:tab w:val="num" w:pos="1440"/>
        </w:tabs>
        <w:ind w:left="1440" w:hanging="360"/>
      </w:pPr>
      <w:rPr>
        <w:rFonts w:ascii="Arial" w:hAnsi="Arial" w:hint="default"/>
      </w:rPr>
    </w:lvl>
    <w:lvl w:ilvl="2" w:tplc="A9549E14" w:tentative="1">
      <w:start w:val="1"/>
      <w:numFmt w:val="bullet"/>
      <w:lvlText w:val="O"/>
      <w:lvlJc w:val="left"/>
      <w:pPr>
        <w:tabs>
          <w:tab w:val="num" w:pos="2160"/>
        </w:tabs>
        <w:ind w:left="2160" w:hanging="360"/>
      </w:pPr>
      <w:rPr>
        <w:rFonts w:ascii="Arial" w:hAnsi="Arial" w:hint="default"/>
      </w:rPr>
    </w:lvl>
    <w:lvl w:ilvl="3" w:tplc="D0A02D4C" w:tentative="1">
      <w:start w:val="1"/>
      <w:numFmt w:val="bullet"/>
      <w:lvlText w:val="O"/>
      <w:lvlJc w:val="left"/>
      <w:pPr>
        <w:tabs>
          <w:tab w:val="num" w:pos="2880"/>
        </w:tabs>
        <w:ind w:left="2880" w:hanging="360"/>
      </w:pPr>
      <w:rPr>
        <w:rFonts w:ascii="Arial" w:hAnsi="Arial" w:hint="default"/>
      </w:rPr>
    </w:lvl>
    <w:lvl w:ilvl="4" w:tplc="266EAC76" w:tentative="1">
      <w:start w:val="1"/>
      <w:numFmt w:val="bullet"/>
      <w:lvlText w:val="O"/>
      <w:lvlJc w:val="left"/>
      <w:pPr>
        <w:tabs>
          <w:tab w:val="num" w:pos="3600"/>
        </w:tabs>
        <w:ind w:left="3600" w:hanging="360"/>
      </w:pPr>
      <w:rPr>
        <w:rFonts w:ascii="Arial" w:hAnsi="Arial" w:hint="default"/>
      </w:rPr>
    </w:lvl>
    <w:lvl w:ilvl="5" w:tplc="A604556A" w:tentative="1">
      <w:start w:val="1"/>
      <w:numFmt w:val="bullet"/>
      <w:lvlText w:val="O"/>
      <w:lvlJc w:val="left"/>
      <w:pPr>
        <w:tabs>
          <w:tab w:val="num" w:pos="4320"/>
        </w:tabs>
        <w:ind w:left="4320" w:hanging="360"/>
      </w:pPr>
      <w:rPr>
        <w:rFonts w:ascii="Arial" w:hAnsi="Arial" w:hint="default"/>
      </w:rPr>
    </w:lvl>
    <w:lvl w:ilvl="6" w:tplc="50A6760E" w:tentative="1">
      <w:start w:val="1"/>
      <w:numFmt w:val="bullet"/>
      <w:lvlText w:val="O"/>
      <w:lvlJc w:val="left"/>
      <w:pPr>
        <w:tabs>
          <w:tab w:val="num" w:pos="5040"/>
        </w:tabs>
        <w:ind w:left="5040" w:hanging="360"/>
      </w:pPr>
      <w:rPr>
        <w:rFonts w:ascii="Arial" w:hAnsi="Arial" w:hint="default"/>
      </w:rPr>
    </w:lvl>
    <w:lvl w:ilvl="7" w:tplc="973AF844" w:tentative="1">
      <w:start w:val="1"/>
      <w:numFmt w:val="bullet"/>
      <w:lvlText w:val="O"/>
      <w:lvlJc w:val="left"/>
      <w:pPr>
        <w:tabs>
          <w:tab w:val="num" w:pos="5760"/>
        </w:tabs>
        <w:ind w:left="5760" w:hanging="360"/>
      </w:pPr>
      <w:rPr>
        <w:rFonts w:ascii="Arial" w:hAnsi="Arial" w:hint="default"/>
      </w:rPr>
    </w:lvl>
    <w:lvl w:ilvl="8" w:tplc="D226B40A" w:tentative="1">
      <w:start w:val="1"/>
      <w:numFmt w:val="bullet"/>
      <w:lvlText w:val="O"/>
      <w:lvlJc w:val="left"/>
      <w:pPr>
        <w:tabs>
          <w:tab w:val="num" w:pos="6480"/>
        </w:tabs>
        <w:ind w:left="6480" w:hanging="360"/>
      </w:pPr>
      <w:rPr>
        <w:rFonts w:ascii="Arial" w:hAnsi="Arial" w:hint="default"/>
      </w:rPr>
    </w:lvl>
  </w:abstractNum>
  <w:abstractNum w:abstractNumId="106">
    <w:nsid w:val="386A7230"/>
    <w:multiLevelType w:val="multilevel"/>
    <w:tmpl w:val="D210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3A102EAF"/>
    <w:multiLevelType w:val="hybridMultilevel"/>
    <w:tmpl w:val="50E49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A127CB5"/>
    <w:multiLevelType w:val="hybridMultilevel"/>
    <w:tmpl w:val="EDDEE0B8"/>
    <w:lvl w:ilvl="0" w:tplc="80A826F6">
      <w:start w:val="1"/>
      <w:numFmt w:val="bullet"/>
      <w:lvlText w:val="•"/>
      <w:lvlJc w:val="left"/>
      <w:pPr>
        <w:tabs>
          <w:tab w:val="num" w:pos="720"/>
        </w:tabs>
        <w:ind w:left="720" w:hanging="360"/>
      </w:pPr>
      <w:rPr>
        <w:rFonts w:ascii="Arial" w:hAnsi="Arial" w:hint="default"/>
      </w:rPr>
    </w:lvl>
    <w:lvl w:ilvl="1" w:tplc="0E9240DA" w:tentative="1">
      <w:start w:val="1"/>
      <w:numFmt w:val="bullet"/>
      <w:lvlText w:val="•"/>
      <w:lvlJc w:val="left"/>
      <w:pPr>
        <w:tabs>
          <w:tab w:val="num" w:pos="1440"/>
        </w:tabs>
        <w:ind w:left="1440" w:hanging="360"/>
      </w:pPr>
      <w:rPr>
        <w:rFonts w:ascii="Arial" w:hAnsi="Arial" w:hint="default"/>
      </w:rPr>
    </w:lvl>
    <w:lvl w:ilvl="2" w:tplc="3DF2DF04" w:tentative="1">
      <w:start w:val="1"/>
      <w:numFmt w:val="bullet"/>
      <w:lvlText w:val="•"/>
      <w:lvlJc w:val="left"/>
      <w:pPr>
        <w:tabs>
          <w:tab w:val="num" w:pos="2160"/>
        </w:tabs>
        <w:ind w:left="2160" w:hanging="360"/>
      </w:pPr>
      <w:rPr>
        <w:rFonts w:ascii="Arial" w:hAnsi="Arial" w:hint="default"/>
      </w:rPr>
    </w:lvl>
    <w:lvl w:ilvl="3" w:tplc="2BCC776A" w:tentative="1">
      <w:start w:val="1"/>
      <w:numFmt w:val="bullet"/>
      <w:lvlText w:val="•"/>
      <w:lvlJc w:val="left"/>
      <w:pPr>
        <w:tabs>
          <w:tab w:val="num" w:pos="2880"/>
        </w:tabs>
        <w:ind w:left="2880" w:hanging="360"/>
      </w:pPr>
      <w:rPr>
        <w:rFonts w:ascii="Arial" w:hAnsi="Arial" w:hint="default"/>
      </w:rPr>
    </w:lvl>
    <w:lvl w:ilvl="4" w:tplc="A65EE9CA" w:tentative="1">
      <w:start w:val="1"/>
      <w:numFmt w:val="bullet"/>
      <w:lvlText w:val="•"/>
      <w:lvlJc w:val="left"/>
      <w:pPr>
        <w:tabs>
          <w:tab w:val="num" w:pos="3600"/>
        </w:tabs>
        <w:ind w:left="3600" w:hanging="360"/>
      </w:pPr>
      <w:rPr>
        <w:rFonts w:ascii="Arial" w:hAnsi="Arial" w:hint="default"/>
      </w:rPr>
    </w:lvl>
    <w:lvl w:ilvl="5" w:tplc="6BAC4052" w:tentative="1">
      <w:start w:val="1"/>
      <w:numFmt w:val="bullet"/>
      <w:lvlText w:val="•"/>
      <w:lvlJc w:val="left"/>
      <w:pPr>
        <w:tabs>
          <w:tab w:val="num" w:pos="4320"/>
        </w:tabs>
        <w:ind w:left="4320" w:hanging="360"/>
      </w:pPr>
      <w:rPr>
        <w:rFonts w:ascii="Arial" w:hAnsi="Arial" w:hint="default"/>
      </w:rPr>
    </w:lvl>
    <w:lvl w:ilvl="6" w:tplc="F8DE207A" w:tentative="1">
      <w:start w:val="1"/>
      <w:numFmt w:val="bullet"/>
      <w:lvlText w:val="•"/>
      <w:lvlJc w:val="left"/>
      <w:pPr>
        <w:tabs>
          <w:tab w:val="num" w:pos="5040"/>
        </w:tabs>
        <w:ind w:left="5040" w:hanging="360"/>
      </w:pPr>
      <w:rPr>
        <w:rFonts w:ascii="Arial" w:hAnsi="Arial" w:hint="default"/>
      </w:rPr>
    </w:lvl>
    <w:lvl w:ilvl="7" w:tplc="60D67B50" w:tentative="1">
      <w:start w:val="1"/>
      <w:numFmt w:val="bullet"/>
      <w:lvlText w:val="•"/>
      <w:lvlJc w:val="left"/>
      <w:pPr>
        <w:tabs>
          <w:tab w:val="num" w:pos="5760"/>
        </w:tabs>
        <w:ind w:left="5760" w:hanging="360"/>
      </w:pPr>
      <w:rPr>
        <w:rFonts w:ascii="Arial" w:hAnsi="Arial" w:hint="default"/>
      </w:rPr>
    </w:lvl>
    <w:lvl w:ilvl="8" w:tplc="1F742DB8" w:tentative="1">
      <w:start w:val="1"/>
      <w:numFmt w:val="bullet"/>
      <w:lvlText w:val="•"/>
      <w:lvlJc w:val="left"/>
      <w:pPr>
        <w:tabs>
          <w:tab w:val="num" w:pos="6480"/>
        </w:tabs>
        <w:ind w:left="6480" w:hanging="360"/>
      </w:pPr>
      <w:rPr>
        <w:rFonts w:ascii="Arial" w:hAnsi="Arial" w:hint="default"/>
      </w:rPr>
    </w:lvl>
  </w:abstractNum>
  <w:abstractNum w:abstractNumId="109">
    <w:nsid w:val="3B4D26ED"/>
    <w:multiLevelType w:val="hybridMultilevel"/>
    <w:tmpl w:val="2F04F504"/>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10">
    <w:nsid w:val="3B864BB5"/>
    <w:multiLevelType w:val="hybridMultilevel"/>
    <w:tmpl w:val="2B9EBB7C"/>
    <w:lvl w:ilvl="0" w:tplc="F72CDBF4">
      <w:start w:val="1"/>
      <w:numFmt w:val="bullet"/>
      <w:lvlText w:val="•"/>
      <w:lvlJc w:val="left"/>
      <w:pPr>
        <w:tabs>
          <w:tab w:val="num" w:pos="720"/>
        </w:tabs>
        <w:ind w:left="720" w:hanging="360"/>
      </w:pPr>
      <w:rPr>
        <w:rFonts w:ascii="Arial" w:hAnsi="Arial" w:hint="default"/>
      </w:rPr>
    </w:lvl>
    <w:lvl w:ilvl="1" w:tplc="98CEBDDE" w:tentative="1">
      <w:start w:val="1"/>
      <w:numFmt w:val="bullet"/>
      <w:lvlText w:val="•"/>
      <w:lvlJc w:val="left"/>
      <w:pPr>
        <w:tabs>
          <w:tab w:val="num" w:pos="1440"/>
        </w:tabs>
        <w:ind w:left="1440" w:hanging="360"/>
      </w:pPr>
      <w:rPr>
        <w:rFonts w:ascii="Arial" w:hAnsi="Arial" w:hint="default"/>
      </w:rPr>
    </w:lvl>
    <w:lvl w:ilvl="2" w:tplc="A0B4C59A" w:tentative="1">
      <w:start w:val="1"/>
      <w:numFmt w:val="bullet"/>
      <w:lvlText w:val="•"/>
      <w:lvlJc w:val="left"/>
      <w:pPr>
        <w:tabs>
          <w:tab w:val="num" w:pos="2160"/>
        </w:tabs>
        <w:ind w:left="2160" w:hanging="360"/>
      </w:pPr>
      <w:rPr>
        <w:rFonts w:ascii="Arial" w:hAnsi="Arial" w:hint="default"/>
      </w:rPr>
    </w:lvl>
    <w:lvl w:ilvl="3" w:tplc="28AA8612" w:tentative="1">
      <w:start w:val="1"/>
      <w:numFmt w:val="bullet"/>
      <w:lvlText w:val="•"/>
      <w:lvlJc w:val="left"/>
      <w:pPr>
        <w:tabs>
          <w:tab w:val="num" w:pos="2880"/>
        </w:tabs>
        <w:ind w:left="2880" w:hanging="360"/>
      </w:pPr>
      <w:rPr>
        <w:rFonts w:ascii="Arial" w:hAnsi="Arial" w:hint="default"/>
      </w:rPr>
    </w:lvl>
    <w:lvl w:ilvl="4" w:tplc="0706D8CE" w:tentative="1">
      <w:start w:val="1"/>
      <w:numFmt w:val="bullet"/>
      <w:lvlText w:val="•"/>
      <w:lvlJc w:val="left"/>
      <w:pPr>
        <w:tabs>
          <w:tab w:val="num" w:pos="3600"/>
        </w:tabs>
        <w:ind w:left="3600" w:hanging="360"/>
      </w:pPr>
      <w:rPr>
        <w:rFonts w:ascii="Arial" w:hAnsi="Arial" w:hint="default"/>
      </w:rPr>
    </w:lvl>
    <w:lvl w:ilvl="5" w:tplc="E78A54BE" w:tentative="1">
      <w:start w:val="1"/>
      <w:numFmt w:val="bullet"/>
      <w:lvlText w:val="•"/>
      <w:lvlJc w:val="left"/>
      <w:pPr>
        <w:tabs>
          <w:tab w:val="num" w:pos="4320"/>
        </w:tabs>
        <w:ind w:left="4320" w:hanging="360"/>
      </w:pPr>
      <w:rPr>
        <w:rFonts w:ascii="Arial" w:hAnsi="Arial" w:hint="default"/>
      </w:rPr>
    </w:lvl>
    <w:lvl w:ilvl="6" w:tplc="88CC8894" w:tentative="1">
      <w:start w:val="1"/>
      <w:numFmt w:val="bullet"/>
      <w:lvlText w:val="•"/>
      <w:lvlJc w:val="left"/>
      <w:pPr>
        <w:tabs>
          <w:tab w:val="num" w:pos="5040"/>
        </w:tabs>
        <w:ind w:left="5040" w:hanging="360"/>
      </w:pPr>
      <w:rPr>
        <w:rFonts w:ascii="Arial" w:hAnsi="Arial" w:hint="default"/>
      </w:rPr>
    </w:lvl>
    <w:lvl w:ilvl="7" w:tplc="0DDE5BA6" w:tentative="1">
      <w:start w:val="1"/>
      <w:numFmt w:val="bullet"/>
      <w:lvlText w:val="•"/>
      <w:lvlJc w:val="left"/>
      <w:pPr>
        <w:tabs>
          <w:tab w:val="num" w:pos="5760"/>
        </w:tabs>
        <w:ind w:left="5760" w:hanging="360"/>
      </w:pPr>
      <w:rPr>
        <w:rFonts w:ascii="Arial" w:hAnsi="Arial" w:hint="default"/>
      </w:rPr>
    </w:lvl>
    <w:lvl w:ilvl="8" w:tplc="5F78DCDC" w:tentative="1">
      <w:start w:val="1"/>
      <w:numFmt w:val="bullet"/>
      <w:lvlText w:val="•"/>
      <w:lvlJc w:val="left"/>
      <w:pPr>
        <w:tabs>
          <w:tab w:val="num" w:pos="6480"/>
        </w:tabs>
        <w:ind w:left="6480" w:hanging="360"/>
      </w:pPr>
      <w:rPr>
        <w:rFonts w:ascii="Arial" w:hAnsi="Arial" w:hint="default"/>
      </w:rPr>
    </w:lvl>
  </w:abstractNum>
  <w:abstractNum w:abstractNumId="111">
    <w:nsid w:val="3BC70064"/>
    <w:multiLevelType w:val="hybridMultilevel"/>
    <w:tmpl w:val="6A30263C"/>
    <w:lvl w:ilvl="0" w:tplc="133EA2CA">
      <w:start w:val="1"/>
      <w:numFmt w:val="bullet"/>
      <w:lvlText w:val="H"/>
      <w:lvlJc w:val="left"/>
      <w:pPr>
        <w:tabs>
          <w:tab w:val="num" w:pos="720"/>
        </w:tabs>
        <w:ind w:left="720" w:hanging="360"/>
      </w:pPr>
      <w:rPr>
        <w:rFonts w:ascii="Arial" w:hAnsi="Arial" w:hint="default"/>
      </w:rPr>
    </w:lvl>
    <w:lvl w:ilvl="1" w:tplc="9E26C22C" w:tentative="1">
      <w:start w:val="1"/>
      <w:numFmt w:val="bullet"/>
      <w:lvlText w:val="H"/>
      <w:lvlJc w:val="left"/>
      <w:pPr>
        <w:tabs>
          <w:tab w:val="num" w:pos="1440"/>
        </w:tabs>
        <w:ind w:left="1440" w:hanging="360"/>
      </w:pPr>
      <w:rPr>
        <w:rFonts w:ascii="Arial" w:hAnsi="Arial" w:hint="default"/>
      </w:rPr>
    </w:lvl>
    <w:lvl w:ilvl="2" w:tplc="C5E22D0A" w:tentative="1">
      <w:start w:val="1"/>
      <w:numFmt w:val="bullet"/>
      <w:lvlText w:val="H"/>
      <w:lvlJc w:val="left"/>
      <w:pPr>
        <w:tabs>
          <w:tab w:val="num" w:pos="2160"/>
        </w:tabs>
        <w:ind w:left="2160" w:hanging="360"/>
      </w:pPr>
      <w:rPr>
        <w:rFonts w:ascii="Arial" w:hAnsi="Arial" w:hint="default"/>
      </w:rPr>
    </w:lvl>
    <w:lvl w:ilvl="3" w:tplc="31AE5EE4" w:tentative="1">
      <w:start w:val="1"/>
      <w:numFmt w:val="bullet"/>
      <w:lvlText w:val="H"/>
      <w:lvlJc w:val="left"/>
      <w:pPr>
        <w:tabs>
          <w:tab w:val="num" w:pos="2880"/>
        </w:tabs>
        <w:ind w:left="2880" w:hanging="360"/>
      </w:pPr>
      <w:rPr>
        <w:rFonts w:ascii="Arial" w:hAnsi="Arial" w:hint="default"/>
      </w:rPr>
    </w:lvl>
    <w:lvl w:ilvl="4" w:tplc="E522057C" w:tentative="1">
      <w:start w:val="1"/>
      <w:numFmt w:val="bullet"/>
      <w:lvlText w:val="H"/>
      <w:lvlJc w:val="left"/>
      <w:pPr>
        <w:tabs>
          <w:tab w:val="num" w:pos="3600"/>
        </w:tabs>
        <w:ind w:left="3600" w:hanging="360"/>
      </w:pPr>
      <w:rPr>
        <w:rFonts w:ascii="Arial" w:hAnsi="Arial" w:hint="default"/>
      </w:rPr>
    </w:lvl>
    <w:lvl w:ilvl="5" w:tplc="E2D0E30E" w:tentative="1">
      <w:start w:val="1"/>
      <w:numFmt w:val="bullet"/>
      <w:lvlText w:val="H"/>
      <w:lvlJc w:val="left"/>
      <w:pPr>
        <w:tabs>
          <w:tab w:val="num" w:pos="4320"/>
        </w:tabs>
        <w:ind w:left="4320" w:hanging="360"/>
      </w:pPr>
      <w:rPr>
        <w:rFonts w:ascii="Arial" w:hAnsi="Arial" w:hint="default"/>
      </w:rPr>
    </w:lvl>
    <w:lvl w:ilvl="6" w:tplc="457C0D6E" w:tentative="1">
      <w:start w:val="1"/>
      <w:numFmt w:val="bullet"/>
      <w:lvlText w:val="H"/>
      <w:lvlJc w:val="left"/>
      <w:pPr>
        <w:tabs>
          <w:tab w:val="num" w:pos="5040"/>
        </w:tabs>
        <w:ind w:left="5040" w:hanging="360"/>
      </w:pPr>
      <w:rPr>
        <w:rFonts w:ascii="Arial" w:hAnsi="Arial" w:hint="default"/>
      </w:rPr>
    </w:lvl>
    <w:lvl w:ilvl="7" w:tplc="88BC2014" w:tentative="1">
      <w:start w:val="1"/>
      <w:numFmt w:val="bullet"/>
      <w:lvlText w:val="H"/>
      <w:lvlJc w:val="left"/>
      <w:pPr>
        <w:tabs>
          <w:tab w:val="num" w:pos="5760"/>
        </w:tabs>
        <w:ind w:left="5760" w:hanging="360"/>
      </w:pPr>
      <w:rPr>
        <w:rFonts w:ascii="Arial" w:hAnsi="Arial" w:hint="default"/>
      </w:rPr>
    </w:lvl>
    <w:lvl w:ilvl="8" w:tplc="0D62E0D4" w:tentative="1">
      <w:start w:val="1"/>
      <w:numFmt w:val="bullet"/>
      <w:lvlText w:val="H"/>
      <w:lvlJc w:val="left"/>
      <w:pPr>
        <w:tabs>
          <w:tab w:val="num" w:pos="6480"/>
        </w:tabs>
        <w:ind w:left="6480" w:hanging="360"/>
      </w:pPr>
      <w:rPr>
        <w:rFonts w:ascii="Arial" w:hAnsi="Arial" w:hint="default"/>
      </w:rPr>
    </w:lvl>
  </w:abstractNum>
  <w:abstractNum w:abstractNumId="112">
    <w:nsid w:val="3C17002C"/>
    <w:multiLevelType w:val="multilevel"/>
    <w:tmpl w:val="34A2A718"/>
    <w:styleLink w:val="Headingnumberingstyle"/>
    <w:lvl w:ilvl="0">
      <w:start w:val="1"/>
      <w:numFmt w:val="decimal"/>
      <w:lvlText w:val="%1."/>
      <w:lvlJc w:val="left"/>
      <w:pPr>
        <w:ind w:left="0" w:firstLine="0"/>
      </w:pPr>
      <w:rPr>
        <w:rFonts w:ascii="Arial" w:hAnsi="Arial" w:hint="default"/>
        <w:i w:val="0"/>
        <w:color w:val="00517D"/>
        <w:sz w:val="28"/>
      </w:rPr>
    </w:lvl>
    <w:lvl w:ilvl="1">
      <w:start w:val="1"/>
      <w:numFmt w:val="decimalZero"/>
      <w:isLgl/>
      <w:lvlText w:val="%1.%2"/>
      <w:lvlJc w:val="left"/>
      <w:pPr>
        <w:ind w:left="0" w:firstLine="0"/>
      </w:pPr>
      <w:rPr>
        <w:rFonts w:ascii="Arial" w:hAnsi="Arial"/>
        <w:color w:val="00517D"/>
        <w:sz w:val="24"/>
      </w:rPr>
    </w:lvl>
    <w:lvl w:ilvl="2">
      <w:start w:val="1"/>
      <w:numFmt w:val="lowerLetter"/>
      <w:lvlText w:val="(%3)"/>
      <w:lvlJc w:val="left"/>
      <w:pPr>
        <w:ind w:left="720" w:hanging="432"/>
      </w:pPr>
      <w:rPr>
        <w:rFonts w:ascii="Arial" w:hAnsi="Arial" w:hint="default"/>
        <w:color w:val="00517D"/>
        <w:sz w:val="22"/>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3">
    <w:nsid w:val="3CF30597"/>
    <w:multiLevelType w:val="hybridMultilevel"/>
    <w:tmpl w:val="23526B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3D761024"/>
    <w:multiLevelType w:val="hybridMultilevel"/>
    <w:tmpl w:val="B498BB34"/>
    <w:lvl w:ilvl="0" w:tplc="5F3ACCB4">
      <w:start w:val="1"/>
      <w:numFmt w:val="bullet"/>
      <w:lvlText w:val="N"/>
      <w:lvlJc w:val="left"/>
      <w:pPr>
        <w:tabs>
          <w:tab w:val="num" w:pos="720"/>
        </w:tabs>
        <w:ind w:left="720" w:hanging="360"/>
      </w:pPr>
      <w:rPr>
        <w:rFonts w:ascii="Arial" w:hAnsi="Arial" w:hint="default"/>
      </w:rPr>
    </w:lvl>
    <w:lvl w:ilvl="1" w:tplc="9C0AB220" w:tentative="1">
      <w:start w:val="1"/>
      <w:numFmt w:val="bullet"/>
      <w:lvlText w:val="N"/>
      <w:lvlJc w:val="left"/>
      <w:pPr>
        <w:tabs>
          <w:tab w:val="num" w:pos="1440"/>
        </w:tabs>
        <w:ind w:left="1440" w:hanging="360"/>
      </w:pPr>
      <w:rPr>
        <w:rFonts w:ascii="Arial" w:hAnsi="Arial" w:hint="default"/>
      </w:rPr>
    </w:lvl>
    <w:lvl w:ilvl="2" w:tplc="F21E2822" w:tentative="1">
      <w:start w:val="1"/>
      <w:numFmt w:val="bullet"/>
      <w:lvlText w:val="N"/>
      <w:lvlJc w:val="left"/>
      <w:pPr>
        <w:tabs>
          <w:tab w:val="num" w:pos="2160"/>
        </w:tabs>
        <w:ind w:left="2160" w:hanging="360"/>
      </w:pPr>
      <w:rPr>
        <w:rFonts w:ascii="Arial" w:hAnsi="Arial" w:hint="default"/>
      </w:rPr>
    </w:lvl>
    <w:lvl w:ilvl="3" w:tplc="E4A87C02" w:tentative="1">
      <w:start w:val="1"/>
      <w:numFmt w:val="bullet"/>
      <w:lvlText w:val="N"/>
      <w:lvlJc w:val="left"/>
      <w:pPr>
        <w:tabs>
          <w:tab w:val="num" w:pos="2880"/>
        </w:tabs>
        <w:ind w:left="2880" w:hanging="360"/>
      </w:pPr>
      <w:rPr>
        <w:rFonts w:ascii="Arial" w:hAnsi="Arial" w:hint="default"/>
      </w:rPr>
    </w:lvl>
    <w:lvl w:ilvl="4" w:tplc="C4D48742" w:tentative="1">
      <w:start w:val="1"/>
      <w:numFmt w:val="bullet"/>
      <w:lvlText w:val="N"/>
      <w:lvlJc w:val="left"/>
      <w:pPr>
        <w:tabs>
          <w:tab w:val="num" w:pos="3600"/>
        </w:tabs>
        <w:ind w:left="3600" w:hanging="360"/>
      </w:pPr>
      <w:rPr>
        <w:rFonts w:ascii="Arial" w:hAnsi="Arial" w:hint="default"/>
      </w:rPr>
    </w:lvl>
    <w:lvl w:ilvl="5" w:tplc="4F4EC822" w:tentative="1">
      <w:start w:val="1"/>
      <w:numFmt w:val="bullet"/>
      <w:lvlText w:val="N"/>
      <w:lvlJc w:val="left"/>
      <w:pPr>
        <w:tabs>
          <w:tab w:val="num" w:pos="4320"/>
        </w:tabs>
        <w:ind w:left="4320" w:hanging="360"/>
      </w:pPr>
      <w:rPr>
        <w:rFonts w:ascii="Arial" w:hAnsi="Arial" w:hint="default"/>
      </w:rPr>
    </w:lvl>
    <w:lvl w:ilvl="6" w:tplc="5AC6B718" w:tentative="1">
      <w:start w:val="1"/>
      <w:numFmt w:val="bullet"/>
      <w:lvlText w:val="N"/>
      <w:lvlJc w:val="left"/>
      <w:pPr>
        <w:tabs>
          <w:tab w:val="num" w:pos="5040"/>
        </w:tabs>
        <w:ind w:left="5040" w:hanging="360"/>
      </w:pPr>
      <w:rPr>
        <w:rFonts w:ascii="Arial" w:hAnsi="Arial" w:hint="default"/>
      </w:rPr>
    </w:lvl>
    <w:lvl w:ilvl="7" w:tplc="889669D2" w:tentative="1">
      <w:start w:val="1"/>
      <w:numFmt w:val="bullet"/>
      <w:lvlText w:val="N"/>
      <w:lvlJc w:val="left"/>
      <w:pPr>
        <w:tabs>
          <w:tab w:val="num" w:pos="5760"/>
        </w:tabs>
        <w:ind w:left="5760" w:hanging="360"/>
      </w:pPr>
      <w:rPr>
        <w:rFonts w:ascii="Arial" w:hAnsi="Arial" w:hint="default"/>
      </w:rPr>
    </w:lvl>
    <w:lvl w:ilvl="8" w:tplc="3DF682D4" w:tentative="1">
      <w:start w:val="1"/>
      <w:numFmt w:val="bullet"/>
      <w:lvlText w:val="N"/>
      <w:lvlJc w:val="left"/>
      <w:pPr>
        <w:tabs>
          <w:tab w:val="num" w:pos="6480"/>
        </w:tabs>
        <w:ind w:left="6480" w:hanging="360"/>
      </w:pPr>
      <w:rPr>
        <w:rFonts w:ascii="Arial" w:hAnsi="Arial" w:hint="default"/>
      </w:rPr>
    </w:lvl>
  </w:abstractNum>
  <w:abstractNum w:abstractNumId="115">
    <w:nsid w:val="3DAC3952"/>
    <w:multiLevelType w:val="hybridMultilevel"/>
    <w:tmpl w:val="6916C6F8"/>
    <w:lvl w:ilvl="0" w:tplc="90B03710">
      <w:start w:val="1"/>
      <w:numFmt w:val="bullet"/>
      <w:lvlText w:val="•"/>
      <w:lvlJc w:val="left"/>
      <w:pPr>
        <w:tabs>
          <w:tab w:val="num" w:pos="720"/>
        </w:tabs>
        <w:ind w:left="720" w:hanging="360"/>
      </w:pPr>
      <w:rPr>
        <w:rFonts w:ascii="Arial" w:hAnsi="Arial" w:hint="default"/>
      </w:rPr>
    </w:lvl>
    <w:lvl w:ilvl="1" w:tplc="BAE4534A" w:tentative="1">
      <w:start w:val="1"/>
      <w:numFmt w:val="bullet"/>
      <w:lvlText w:val="•"/>
      <w:lvlJc w:val="left"/>
      <w:pPr>
        <w:tabs>
          <w:tab w:val="num" w:pos="1440"/>
        </w:tabs>
        <w:ind w:left="1440" w:hanging="360"/>
      </w:pPr>
      <w:rPr>
        <w:rFonts w:ascii="Arial" w:hAnsi="Arial" w:hint="default"/>
      </w:rPr>
    </w:lvl>
    <w:lvl w:ilvl="2" w:tplc="A2E85182" w:tentative="1">
      <w:start w:val="1"/>
      <w:numFmt w:val="bullet"/>
      <w:lvlText w:val="•"/>
      <w:lvlJc w:val="left"/>
      <w:pPr>
        <w:tabs>
          <w:tab w:val="num" w:pos="2160"/>
        </w:tabs>
        <w:ind w:left="2160" w:hanging="360"/>
      </w:pPr>
      <w:rPr>
        <w:rFonts w:ascii="Arial" w:hAnsi="Arial" w:hint="default"/>
      </w:rPr>
    </w:lvl>
    <w:lvl w:ilvl="3" w:tplc="4BFC9BF8" w:tentative="1">
      <w:start w:val="1"/>
      <w:numFmt w:val="bullet"/>
      <w:lvlText w:val="•"/>
      <w:lvlJc w:val="left"/>
      <w:pPr>
        <w:tabs>
          <w:tab w:val="num" w:pos="2880"/>
        </w:tabs>
        <w:ind w:left="2880" w:hanging="360"/>
      </w:pPr>
      <w:rPr>
        <w:rFonts w:ascii="Arial" w:hAnsi="Arial" w:hint="default"/>
      </w:rPr>
    </w:lvl>
    <w:lvl w:ilvl="4" w:tplc="251AA9DA" w:tentative="1">
      <w:start w:val="1"/>
      <w:numFmt w:val="bullet"/>
      <w:lvlText w:val="•"/>
      <w:lvlJc w:val="left"/>
      <w:pPr>
        <w:tabs>
          <w:tab w:val="num" w:pos="3600"/>
        </w:tabs>
        <w:ind w:left="3600" w:hanging="360"/>
      </w:pPr>
      <w:rPr>
        <w:rFonts w:ascii="Arial" w:hAnsi="Arial" w:hint="default"/>
      </w:rPr>
    </w:lvl>
    <w:lvl w:ilvl="5" w:tplc="881037B2" w:tentative="1">
      <w:start w:val="1"/>
      <w:numFmt w:val="bullet"/>
      <w:lvlText w:val="•"/>
      <w:lvlJc w:val="left"/>
      <w:pPr>
        <w:tabs>
          <w:tab w:val="num" w:pos="4320"/>
        </w:tabs>
        <w:ind w:left="4320" w:hanging="360"/>
      </w:pPr>
      <w:rPr>
        <w:rFonts w:ascii="Arial" w:hAnsi="Arial" w:hint="default"/>
      </w:rPr>
    </w:lvl>
    <w:lvl w:ilvl="6" w:tplc="FC04D156" w:tentative="1">
      <w:start w:val="1"/>
      <w:numFmt w:val="bullet"/>
      <w:lvlText w:val="•"/>
      <w:lvlJc w:val="left"/>
      <w:pPr>
        <w:tabs>
          <w:tab w:val="num" w:pos="5040"/>
        </w:tabs>
        <w:ind w:left="5040" w:hanging="360"/>
      </w:pPr>
      <w:rPr>
        <w:rFonts w:ascii="Arial" w:hAnsi="Arial" w:hint="default"/>
      </w:rPr>
    </w:lvl>
    <w:lvl w:ilvl="7" w:tplc="55B20E62" w:tentative="1">
      <w:start w:val="1"/>
      <w:numFmt w:val="bullet"/>
      <w:lvlText w:val="•"/>
      <w:lvlJc w:val="left"/>
      <w:pPr>
        <w:tabs>
          <w:tab w:val="num" w:pos="5760"/>
        </w:tabs>
        <w:ind w:left="5760" w:hanging="360"/>
      </w:pPr>
      <w:rPr>
        <w:rFonts w:ascii="Arial" w:hAnsi="Arial" w:hint="default"/>
      </w:rPr>
    </w:lvl>
    <w:lvl w:ilvl="8" w:tplc="353A5ED6" w:tentative="1">
      <w:start w:val="1"/>
      <w:numFmt w:val="bullet"/>
      <w:lvlText w:val="•"/>
      <w:lvlJc w:val="left"/>
      <w:pPr>
        <w:tabs>
          <w:tab w:val="num" w:pos="6480"/>
        </w:tabs>
        <w:ind w:left="6480" w:hanging="360"/>
      </w:pPr>
      <w:rPr>
        <w:rFonts w:ascii="Arial" w:hAnsi="Arial" w:hint="default"/>
      </w:rPr>
    </w:lvl>
  </w:abstractNum>
  <w:abstractNum w:abstractNumId="116">
    <w:nsid w:val="3F1C484C"/>
    <w:multiLevelType w:val="hybridMultilevel"/>
    <w:tmpl w:val="87F0AA36"/>
    <w:lvl w:ilvl="0" w:tplc="5EE84FC6">
      <w:start w:val="1"/>
      <w:numFmt w:val="bullet"/>
      <w:lvlText w:val="R"/>
      <w:lvlJc w:val="left"/>
      <w:pPr>
        <w:tabs>
          <w:tab w:val="num" w:pos="720"/>
        </w:tabs>
        <w:ind w:left="720" w:hanging="360"/>
      </w:pPr>
      <w:rPr>
        <w:rFonts w:ascii="Arial" w:hAnsi="Arial" w:hint="default"/>
      </w:rPr>
    </w:lvl>
    <w:lvl w:ilvl="1" w:tplc="CD469C88" w:tentative="1">
      <w:start w:val="1"/>
      <w:numFmt w:val="bullet"/>
      <w:lvlText w:val="R"/>
      <w:lvlJc w:val="left"/>
      <w:pPr>
        <w:tabs>
          <w:tab w:val="num" w:pos="1440"/>
        </w:tabs>
        <w:ind w:left="1440" w:hanging="360"/>
      </w:pPr>
      <w:rPr>
        <w:rFonts w:ascii="Arial" w:hAnsi="Arial" w:hint="default"/>
      </w:rPr>
    </w:lvl>
    <w:lvl w:ilvl="2" w:tplc="A58C84CE" w:tentative="1">
      <w:start w:val="1"/>
      <w:numFmt w:val="bullet"/>
      <w:lvlText w:val="R"/>
      <w:lvlJc w:val="left"/>
      <w:pPr>
        <w:tabs>
          <w:tab w:val="num" w:pos="2160"/>
        </w:tabs>
        <w:ind w:left="2160" w:hanging="360"/>
      </w:pPr>
      <w:rPr>
        <w:rFonts w:ascii="Arial" w:hAnsi="Arial" w:hint="default"/>
      </w:rPr>
    </w:lvl>
    <w:lvl w:ilvl="3" w:tplc="68C2438E" w:tentative="1">
      <w:start w:val="1"/>
      <w:numFmt w:val="bullet"/>
      <w:lvlText w:val="R"/>
      <w:lvlJc w:val="left"/>
      <w:pPr>
        <w:tabs>
          <w:tab w:val="num" w:pos="2880"/>
        </w:tabs>
        <w:ind w:left="2880" w:hanging="360"/>
      </w:pPr>
      <w:rPr>
        <w:rFonts w:ascii="Arial" w:hAnsi="Arial" w:hint="default"/>
      </w:rPr>
    </w:lvl>
    <w:lvl w:ilvl="4" w:tplc="353CA0BE" w:tentative="1">
      <w:start w:val="1"/>
      <w:numFmt w:val="bullet"/>
      <w:lvlText w:val="R"/>
      <w:lvlJc w:val="left"/>
      <w:pPr>
        <w:tabs>
          <w:tab w:val="num" w:pos="3600"/>
        </w:tabs>
        <w:ind w:left="3600" w:hanging="360"/>
      </w:pPr>
      <w:rPr>
        <w:rFonts w:ascii="Arial" w:hAnsi="Arial" w:hint="default"/>
      </w:rPr>
    </w:lvl>
    <w:lvl w:ilvl="5" w:tplc="011A881C" w:tentative="1">
      <w:start w:val="1"/>
      <w:numFmt w:val="bullet"/>
      <w:lvlText w:val="R"/>
      <w:lvlJc w:val="left"/>
      <w:pPr>
        <w:tabs>
          <w:tab w:val="num" w:pos="4320"/>
        </w:tabs>
        <w:ind w:left="4320" w:hanging="360"/>
      </w:pPr>
      <w:rPr>
        <w:rFonts w:ascii="Arial" w:hAnsi="Arial" w:hint="default"/>
      </w:rPr>
    </w:lvl>
    <w:lvl w:ilvl="6" w:tplc="05A4E5D4" w:tentative="1">
      <w:start w:val="1"/>
      <w:numFmt w:val="bullet"/>
      <w:lvlText w:val="R"/>
      <w:lvlJc w:val="left"/>
      <w:pPr>
        <w:tabs>
          <w:tab w:val="num" w:pos="5040"/>
        </w:tabs>
        <w:ind w:left="5040" w:hanging="360"/>
      </w:pPr>
      <w:rPr>
        <w:rFonts w:ascii="Arial" w:hAnsi="Arial" w:hint="default"/>
      </w:rPr>
    </w:lvl>
    <w:lvl w:ilvl="7" w:tplc="7E0E523A" w:tentative="1">
      <w:start w:val="1"/>
      <w:numFmt w:val="bullet"/>
      <w:lvlText w:val="R"/>
      <w:lvlJc w:val="left"/>
      <w:pPr>
        <w:tabs>
          <w:tab w:val="num" w:pos="5760"/>
        </w:tabs>
        <w:ind w:left="5760" w:hanging="360"/>
      </w:pPr>
      <w:rPr>
        <w:rFonts w:ascii="Arial" w:hAnsi="Arial" w:hint="default"/>
      </w:rPr>
    </w:lvl>
    <w:lvl w:ilvl="8" w:tplc="DE7CC8C2" w:tentative="1">
      <w:start w:val="1"/>
      <w:numFmt w:val="bullet"/>
      <w:lvlText w:val="R"/>
      <w:lvlJc w:val="left"/>
      <w:pPr>
        <w:tabs>
          <w:tab w:val="num" w:pos="6480"/>
        </w:tabs>
        <w:ind w:left="6480" w:hanging="360"/>
      </w:pPr>
      <w:rPr>
        <w:rFonts w:ascii="Arial" w:hAnsi="Arial" w:hint="default"/>
      </w:rPr>
    </w:lvl>
  </w:abstractNum>
  <w:abstractNum w:abstractNumId="117">
    <w:nsid w:val="3FF72E92"/>
    <w:multiLevelType w:val="hybridMultilevel"/>
    <w:tmpl w:val="C0B2FA8C"/>
    <w:lvl w:ilvl="0" w:tplc="6E7CEA3C">
      <w:start w:val="1"/>
      <w:numFmt w:val="bullet"/>
      <w:lvlText w:val="E"/>
      <w:lvlJc w:val="left"/>
      <w:pPr>
        <w:tabs>
          <w:tab w:val="num" w:pos="720"/>
        </w:tabs>
        <w:ind w:left="720" w:hanging="360"/>
      </w:pPr>
      <w:rPr>
        <w:rFonts w:ascii="Arial" w:hAnsi="Arial" w:hint="default"/>
      </w:rPr>
    </w:lvl>
    <w:lvl w:ilvl="1" w:tplc="ADFADE50" w:tentative="1">
      <w:start w:val="1"/>
      <w:numFmt w:val="bullet"/>
      <w:lvlText w:val="E"/>
      <w:lvlJc w:val="left"/>
      <w:pPr>
        <w:tabs>
          <w:tab w:val="num" w:pos="1440"/>
        </w:tabs>
        <w:ind w:left="1440" w:hanging="360"/>
      </w:pPr>
      <w:rPr>
        <w:rFonts w:ascii="Arial" w:hAnsi="Arial" w:hint="default"/>
      </w:rPr>
    </w:lvl>
    <w:lvl w:ilvl="2" w:tplc="22269338" w:tentative="1">
      <w:start w:val="1"/>
      <w:numFmt w:val="bullet"/>
      <w:lvlText w:val="E"/>
      <w:lvlJc w:val="left"/>
      <w:pPr>
        <w:tabs>
          <w:tab w:val="num" w:pos="2160"/>
        </w:tabs>
        <w:ind w:left="2160" w:hanging="360"/>
      </w:pPr>
      <w:rPr>
        <w:rFonts w:ascii="Arial" w:hAnsi="Arial" w:hint="default"/>
      </w:rPr>
    </w:lvl>
    <w:lvl w:ilvl="3" w:tplc="5A82AC36" w:tentative="1">
      <w:start w:val="1"/>
      <w:numFmt w:val="bullet"/>
      <w:lvlText w:val="E"/>
      <w:lvlJc w:val="left"/>
      <w:pPr>
        <w:tabs>
          <w:tab w:val="num" w:pos="2880"/>
        </w:tabs>
        <w:ind w:left="2880" w:hanging="360"/>
      </w:pPr>
      <w:rPr>
        <w:rFonts w:ascii="Arial" w:hAnsi="Arial" w:hint="default"/>
      </w:rPr>
    </w:lvl>
    <w:lvl w:ilvl="4" w:tplc="036236A6" w:tentative="1">
      <w:start w:val="1"/>
      <w:numFmt w:val="bullet"/>
      <w:lvlText w:val="E"/>
      <w:lvlJc w:val="left"/>
      <w:pPr>
        <w:tabs>
          <w:tab w:val="num" w:pos="3600"/>
        </w:tabs>
        <w:ind w:left="3600" w:hanging="360"/>
      </w:pPr>
      <w:rPr>
        <w:rFonts w:ascii="Arial" w:hAnsi="Arial" w:hint="default"/>
      </w:rPr>
    </w:lvl>
    <w:lvl w:ilvl="5" w:tplc="E36A1D62" w:tentative="1">
      <w:start w:val="1"/>
      <w:numFmt w:val="bullet"/>
      <w:lvlText w:val="E"/>
      <w:lvlJc w:val="left"/>
      <w:pPr>
        <w:tabs>
          <w:tab w:val="num" w:pos="4320"/>
        </w:tabs>
        <w:ind w:left="4320" w:hanging="360"/>
      </w:pPr>
      <w:rPr>
        <w:rFonts w:ascii="Arial" w:hAnsi="Arial" w:hint="default"/>
      </w:rPr>
    </w:lvl>
    <w:lvl w:ilvl="6" w:tplc="ADF633A4" w:tentative="1">
      <w:start w:val="1"/>
      <w:numFmt w:val="bullet"/>
      <w:lvlText w:val="E"/>
      <w:lvlJc w:val="left"/>
      <w:pPr>
        <w:tabs>
          <w:tab w:val="num" w:pos="5040"/>
        </w:tabs>
        <w:ind w:left="5040" w:hanging="360"/>
      </w:pPr>
      <w:rPr>
        <w:rFonts w:ascii="Arial" w:hAnsi="Arial" w:hint="default"/>
      </w:rPr>
    </w:lvl>
    <w:lvl w:ilvl="7" w:tplc="A7305D4A" w:tentative="1">
      <w:start w:val="1"/>
      <w:numFmt w:val="bullet"/>
      <w:lvlText w:val="E"/>
      <w:lvlJc w:val="left"/>
      <w:pPr>
        <w:tabs>
          <w:tab w:val="num" w:pos="5760"/>
        </w:tabs>
        <w:ind w:left="5760" w:hanging="360"/>
      </w:pPr>
      <w:rPr>
        <w:rFonts w:ascii="Arial" w:hAnsi="Arial" w:hint="default"/>
      </w:rPr>
    </w:lvl>
    <w:lvl w:ilvl="8" w:tplc="74BCD5A8" w:tentative="1">
      <w:start w:val="1"/>
      <w:numFmt w:val="bullet"/>
      <w:lvlText w:val="E"/>
      <w:lvlJc w:val="left"/>
      <w:pPr>
        <w:tabs>
          <w:tab w:val="num" w:pos="6480"/>
        </w:tabs>
        <w:ind w:left="6480" w:hanging="360"/>
      </w:pPr>
      <w:rPr>
        <w:rFonts w:ascii="Arial" w:hAnsi="Arial" w:hint="default"/>
      </w:rPr>
    </w:lvl>
  </w:abstractNum>
  <w:abstractNum w:abstractNumId="118">
    <w:nsid w:val="4077503F"/>
    <w:multiLevelType w:val="multilevel"/>
    <w:tmpl w:val="ADE0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8A7A99"/>
    <w:multiLevelType w:val="hybridMultilevel"/>
    <w:tmpl w:val="2FD68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41B037D0"/>
    <w:multiLevelType w:val="hybridMultilevel"/>
    <w:tmpl w:val="C22EE282"/>
    <w:lvl w:ilvl="0" w:tplc="11E4A144">
      <w:start w:val="1"/>
      <w:numFmt w:val="bullet"/>
      <w:lvlText w:val="•"/>
      <w:lvlJc w:val="left"/>
      <w:pPr>
        <w:tabs>
          <w:tab w:val="num" w:pos="720"/>
        </w:tabs>
        <w:ind w:left="720" w:hanging="360"/>
      </w:pPr>
      <w:rPr>
        <w:rFonts w:ascii="Arial" w:hAnsi="Arial" w:hint="default"/>
      </w:rPr>
    </w:lvl>
    <w:lvl w:ilvl="1" w:tplc="26060022" w:tentative="1">
      <w:start w:val="1"/>
      <w:numFmt w:val="bullet"/>
      <w:lvlText w:val="•"/>
      <w:lvlJc w:val="left"/>
      <w:pPr>
        <w:tabs>
          <w:tab w:val="num" w:pos="1440"/>
        </w:tabs>
        <w:ind w:left="1440" w:hanging="360"/>
      </w:pPr>
      <w:rPr>
        <w:rFonts w:ascii="Arial" w:hAnsi="Arial" w:hint="default"/>
      </w:rPr>
    </w:lvl>
    <w:lvl w:ilvl="2" w:tplc="5E900E74" w:tentative="1">
      <w:start w:val="1"/>
      <w:numFmt w:val="bullet"/>
      <w:lvlText w:val="•"/>
      <w:lvlJc w:val="left"/>
      <w:pPr>
        <w:tabs>
          <w:tab w:val="num" w:pos="2160"/>
        </w:tabs>
        <w:ind w:left="2160" w:hanging="360"/>
      </w:pPr>
      <w:rPr>
        <w:rFonts w:ascii="Arial" w:hAnsi="Arial" w:hint="default"/>
      </w:rPr>
    </w:lvl>
    <w:lvl w:ilvl="3" w:tplc="C6007E98" w:tentative="1">
      <w:start w:val="1"/>
      <w:numFmt w:val="bullet"/>
      <w:lvlText w:val="•"/>
      <w:lvlJc w:val="left"/>
      <w:pPr>
        <w:tabs>
          <w:tab w:val="num" w:pos="2880"/>
        </w:tabs>
        <w:ind w:left="2880" w:hanging="360"/>
      </w:pPr>
      <w:rPr>
        <w:rFonts w:ascii="Arial" w:hAnsi="Arial" w:hint="default"/>
      </w:rPr>
    </w:lvl>
    <w:lvl w:ilvl="4" w:tplc="1F684F22" w:tentative="1">
      <w:start w:val="1"/>
      <w:numFmt w:val="bullet"/>
      <w:lvlText w:val="•"/>
      <w:lvlJc w:val="left"/>
      <w:pPr>
        <w:tabs>
          <w:tab w:val="num" w:pos="3600"/>
        </w:tabs>
        <w:ind w:left="3600" w:hanging="360"/>
      </w:pPr>
      <w:rPr>
        <w:rFonts w:ascii="Arial" w:hAnsi="Arial" w:hint="default"/>
      </w:rPr>
    </w:lvl>
    <w:lvl w:ilvl="5" w:tplc="4D120DDA" w:tentative="1">
      <w:start w:val="1"/>
      <w:numFmt w:val="bullet"/>
      <w:lvlText w:val="•"/>
      <w:lvlJc w:val="left"/>
      <w:pPr>
        <w:tabs>
          <w:tab w:val="num" w:pos="4320"/>
        </w:tabs>
        <w:ind w:left="4320" w:hanging="360"/>
      </w:pPr>
      <w:rPr>
        <w:rFonts w:ascii="Arial" w:hAnsi="Arial" w:hint="default"/>
      </w:rPr>
    </w:lvl>
    <w:lvl w:ilvl="6" w:tplc="C72441F8" w:tentative="1">
      <w:start w:val="1"/>
      <w:numFmt w:val="bullet"/>
      <w:lvlText w:val="•"/>
      <w:lvlJc w:val="left"/>
      <w:pPr>
        <w:tabs>
          <w:tab w:val="num" w:pos="5040"/>
        </w:tabs>
        <w:ind w:left="5040" w:hanging="360"/>
      </w:pPr>
      <w:rPr>
        <w:rFonts w:ascii="Arial" w:hAnsi="Arial" w:hint="default"/>
      </w:rPr>
    </w:lvl>
    <w:lvl w:ilvl="7" w:tplc="46D4B4DE" w:tentative="1">
      <w:start w:val="1"/>
      <w:numFmt w:val="bullet"/>
      <w:lvlText w:val="•"/>
      <w:lvlJc w:val="left"/>
      <w:pPr>
        <w:tabs>
          <w:tab w:val="num" w:pos="5760"/>
        </w:tabs>
        <w:ind w:left="5760" w:hanging="360"/>
      </w:pPr>
      <w:rPr>
        <w:rFonts w:ascii="Arial" w:hAnsi="Arial" w:hint="default"/>
      </w:rPr>
    </w:lvl>
    <w:lvl w:ilvl="8" w:tplc="1A6E4BEE" w:tentative="1">
      <w:start w:val="1"/>
      <w:numFmt w:val="bullet"/>
      <w:lvlText w:val="•"/>
      <w:lvlJc w:val="left"/>
      <w:pPr>
        <w:tabs>
          <w:tab w:val="num" w:pos="6480"/>
        </w:tabs>
        <w:ind w:left="6480" w:hanging="360"/>
      </w:pPr>
      <w:rPr>
        <w:rFonts w:ascii="Arial" w:hAnsi="Arial" w:hint="default"/>
      </w:rPr>
    </w:lvl>
  </w:abstractNum>
  <w:abstractNum w:abstractNumId="121">
    <w:nsid w:val="41ED54EC"/>
    <w:multiLevelType w:val="hybridMultilevel"/>
    <w:tmpl w:val="6BC879A4"/>
    <w:lvl w:ilvl="0" w:tplc="ED80FD58">
      <w:start w:val="1"/>
      <w:numFmt w:val="bullet"/>
      <w:lvlText w:val="A"/>
      <w:lvlJc w:val="left"/>
      <w:pPr>
        <w:tabs>
          <w:tab w:val="num" w:pos="720"/>
        </w:tabs>
        <w:ind w:left="720" w:hanging="360"/>
      </w:pPr>
      <w:rPr>
        <w:rFonts w:ascii="Arial" w:hAnsi="Arial" w:hint="default"/>
      </w:rPr>
    </w:lvl>
    <w:lvl w:ilvl="1" w:tplc="B692B48A" w:tentative="1">
      <w:start w:val="1"/>
      <w:numFmt w:val="bullet"/>
      <w:lvlText w:val="A"/>
      <w:lvlJc w:val="left"/>
      <w:pPr>
        <w:tabs>
          <w:tab w:val="num" w:pos="1440"/>
        </w:tabs>
        <w:ind w:left="1440" w:hanging="360"/>
      </w:pPr>
      <w:rPr>
        <w:rFonts w:ascii="Arial" w:hAnsi="Arial" w:hint="default"/>
      </w:rPr>
    </w:lvl>
    <w:lvl w:ilvl="2" w:tplc="82A2032C" w:tentative="1">
      <w:start w:val="1"/>
      <w:numFmt w:val="bullet"/>
      <w:lvlText w:val="A"/>
      <w:lvlJc w:val="left"/>
      <w:pPr>
        <w:tabs>
          <w:tab w:val="num" w:pos="2160"/>
        </w:tabs>
        <w:ind w:left="2160" w:hanging="360"/>
      </w:pPr>
      <w:rPr>
        <w:rFonts w:ascii="Arial" w:hAnsi="Arial" w:hint="default"/>
      </w:rPr>
    </w:lvl>
    <w:lvl w:ilvl="3" w:tplc="F50ED214" w:tentative="1">
      <w:start w:val="1"/>
      <w:numFmt w:val="bullet"/>
      <w:lvlText w:val="A"/>
      <w:lvlJc w:val="left"/>
      <w:pPr>
        <w:tabs>
          <w:tab w:val="num" w:pos="2880"/>
        </w:tabs>
        <w:ind w:left="2880" w:hanging="360"/>
      </w:pPr>
      <w:rPr>
        <w:rFonts w:ascii="Arial" w:hAnsi="Arial" w:hint="default"/>
      </w:rPr>
    </w:lvl>
    <w:lvl w:ilvl="4" w:tplc="FC84F8E2" w:tentative="1">
      <w:start w:val="1"/>
      <w:numFmt w:val="bullet"/>
      <w:lvlText w:val="A"/>
      <w:lvlJc w:val="left"/>
      <w:pPr>
        <w:tabs>
          <w:tab w:val="num" w:pos="3600"/>
        </w:tabs>
        <w:ind w:left="3600" w:hanging="360"/>
      </w:pPr>
      <w:rPr>
        <w:rFonts w:ascii="Arial" w:hAnsi="Arial" w:hint="default"/>
      </w:rPr>
    </w:lvl>
    <w:lvl w:ilvl="5" w:tplc="AAD63D36" w:tentative="1">
      <w:start w:val="1"/>
      <w:numFmt w:val="bullet"/>
      <w:lvlText w:val="A"/>
      <w:lvlJc w:val="left"/>
      <w:pPr>
        <w:tabs>
          <w:tab w:val="num" w:pos="4320"/>
        </w:tabs>
        <w:ind w:left="4320" w:hanging="360"/>
      </w:pPr>
      <w:rPr>
        <w:rFonts w:ascii="Arial" w:hAnsi="Arial" w:hint="default"/>
      </w:rPr>
    </w:lvl>
    <w:lvl w:ilvl="6" w:tplc="B40CCB42" w:tentative="1">
      <w:start w:val="1"/>
      <w:numFmt w:val="bullet"/>
      <w:lvlText w:val="A"/>
      <w:lvlJc w:val="left"/>
      <w:pPr>
        <w:tabs>
          <w:tab w:val="num" w:pos="5040"/>
        </w:tabs>
        <w:ind w:left="5040" w:hanging="360"/>
      </w:pPr>
      <w:rPr>
        <w:rFonts w:ascii="Arial" w:hAnsi="Arial" w:hint="default"/>
      </w:rPr>
    </w:lvl>
    <w:lvl w:ilvl="7" w:tplc="45065E9A" w:tentative="1">
      <w:start w:val="1"/>
      <w:numFmt w:val="bullet"/>
      <w:lvlText w:val="A"/>
      <w:lvlJc w:val="left"/>
      <w:pPr>
        <w:tabs>
          <w:tab w:val="num" w:pos="5760"/>
        </w:tabs>
        <w:ind w:left="5760" w:hanging="360"/>
      </w:pPr>
      <w:rPr>
        <w:rFonts w:ascii="Arial" w:hAnsi="Arial" w:hint="default"/>
      </w:rPr>
    </w:lvl>
    <w:lvl w:ilvl="8" w:tplc="D3DAE138" w:tentative="1">
      <w:start w:val="1"/>
      <w:numFmt w:val="bullet"/>
      <w:lvlText w:val="A"/>
      <w:lvlJc w:val="left"/>
      <w:pPr>
        <w:tabs>
          <w:tab w:val="num" w:pos="6480"/>
        </w:tabs>
        <w:ind w:left="6480" w:hanging="360"/>
      </w:pPr>
      <w:rPr>
        <w:rFonts w:ascii="Arial" w:hAnsi="Arial" w:hint="default"/>
      </w:rPr>
    </w:lvl>
  </w:abstractNum>
  <w:abstractNum w:abstractNumId="122">
    <w:nsid w:val="41FB6AED"/>
    <w:multiLevelType w:val="hybridMultilevel"/>
    <w:tmpl w:val="A66C0C36"/>
    <w:lvl w:ilvl="0" w:tplc="B3E28B50">
      <w:start w:val="1"/>
      <w:numFmt w:val="bullet"/>
      <w:lvlText w:val="M"/>
      <w:lvlJc w:val="left"/>
      <w:pPr>
        <w:tabs>
          <w:tab w:val="num" w:pos="720"/>
        </w:tabs>
        <w:ind w:left="720" w:hanging="360"/>
      </w:pPr>
      <w:rPr>
        <w:rFonts w:ascii="Arial" w:hAnsi="Arial" w:hint="default"/>
      </w:rPr>
    </w:lvl>
    <w:lvl w:ilvl="1" w:tplc="0DEA1486" w:tentative="1">
      <w:start w:val="1"/>
      <w:numFmt w:val="bullet"/>
      <w:lvlText w:val="M"/>
      <w:lvlJc w:val="left"/>
      <w:pPr>
        <w:tabs>
          <w:tab w:val="num" w:pos="1440"/>
        </w:tabs>
        <w:ind w:left="1440" w:hanging="360"/>
      </w:pPr>
      <w:rPr>
        <w:rFonts w:ascii="Arial" w:hAnsi="Arial" w:hint="default"/>
      </w:rPr>
    </w:lvl>
    <w:lvl w:ilvl="2" w:tplc="B080BA84" w:tentative="1">
      <w:start w:val="1"/>
      <w:numFmt w:val="bullet"/>
      <w:lvlText w:val="M"/>
      <w:lvlJc w:val="left"/>
      <w:pPr>
        <w:tabs>
          <w:tab w:val="num" w:pos="2160"/>
        </w:tabs>
        <w:ind w:left="2160" w:hanging="360"/>
      </w:pPr>
      <w:rPr>
        <w:rFonts w:ascii="Arial" w:hAnsi="Arial" w:hint="default"/>
      </w:rPr>
    </w:lvl>
    <w:lvl w:ilvl="3" w:tplc="E08E4C64" w:tentative="1">
      <w:start w:val="1"/>
      <w:numFmt w:val="bullet"/>
      <w:lvlText w:val="M"/>
      <w:lvlJc w:val="left"/>
      <w:pPr>
        <w:tabs>
          <w:tab w:val="num" w:pos="2880"/>
        </w:tabs>
        <w:ind w:left="2880" w:hanging="360"/>
      </w:pPr>
      <w:rPr>
        <w:rFonts w:ascii="Arial" w:hAnsi="Arial" w:hint="default"/>
      </w:rPr>
    </w:lvl>
    <w:lvl w:ilvl="4" w:tplc="E8A491C6" w:tentative="1">
      <w:start w:val="1"/>
      <w:numFmt w:val="bullet"/>
      <w:lvlText w:val="M"/>
      <w:lvlJc w:val="left"/>
      <w:pPr>
        <w:tabs>
          <w:tab w:val="num" w:pos="3600"/>
        </w:tabs>
        <w:ind w:left="3600" w:hanging="360"/>
      </w:pPr>
      <w:rPr>
        <w:rFonts w:ascii="Arial" w:hAnsi="Arial" w:hint="default"/>
      </w:rPr>
    </w:lvl>
    <w:lvl w:ilvl="5" w:tplc="036818AE" w:tentative="1">
      <w:start w:val="1"/>
      <w:numFmt w:val="bullet"/>
      <w:lvlText w:val="M"/>
      <w:lvlJc w:val="left"/>
      <w:pPr>
        <w:tabs>
          <w:tab w:val="num" w:pos="4320"/>
        </w:tabs>
        <w:ind w:left="4320" w:hanging="360"/>
      </w:pPr>
      <w:rPr>
        <w:rFonts w:ascii="Arial" w:hAnsi="Arial" w:hint="default"/>
      </w:rPr>
    </w:lvl>
    <w:lvl w:ilvl="6" w:tplc="4C385138" w:tentative="1">
      <w:start w:val="1"/>
      <w:numFmt w:val="bullet"/>
      <w:lvlText w:val="M"/>
      <w:lvlJc w:val="left"/>
      <w:pPr>
        <w:tabs>
          <w:tab w:val="num" w:pos="5040"/>
        </w:tabs>
        <w:ind w:left="5040" w:hanging="360"/>
      </w:pPr>
      <w:rPr>
        <w:rFonts w:ascii="Arial" w:hAnsi="Arial" w:hint="default"/>
      </w:rPr>
    </w:lvl>
    <w:lvl w:ilvl="7" w:tplc="54B8758A" w:tentative="1">
      <w:start w:val="1"/>
      <w:numFmt w:val="bullet"/>
      <w:lvlText w:val="M"/>
      <w:lvlJc w:val="left"/>
      <w:pPr>
        <w:tabs>
          <w:tab w:val="num" w:pos="5760"/>
        </w:tabs>
        <w:ind w:left="5760" w:hanging="360"/>
      </w:pPr>
      <w:rPr>
        <w:rFonts w:ascii="Arial" w:hAnsi="Arial" w:hint="default"/>
      </w:rPr>
    </w:lvl>
    <w:lvl w:ilvl="8" w:tplc="D3E2447C" w:tentative="1">
      <w:start w:val="1"/>
      <w:numFmt w:val="bullet"/>
      <w:lvlText w:val="M"/>
      <w:lvlJc w:val="left"/>
      <w:pPr>
        <w:tabs>
          <w:tab w:val="num" w:pos="6480"/>
        </w:tabs>
        <w:ind w:left="6480" w:hanging="360"/>
      </w:pPr>
      <w:rPr>
        <w:rFonts w:ascii="Arial" w:hAnsi="Arial" w:hint="default"/>
      </w:rPr>
    </w:lvl>
  </w:abstractNum>
  <w:abstractNum w:abstractNumId="123">
    <w:nsid w:val="44360F4C"/>
    <w:multiLevelType w:val="hybridMultilevel"/>
    <w:tmpl w:val="9A6248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44566393"/>
    <w:multiLevelType w:val="hybridMultilevel"/>
    <w:tmpl w:val="83A6E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nsid w:val="445E1FA7"/>
    <w:multiLevelType w:val="hybridMultilevel"/>
    <w:tmpl w:val="EB408720"/>
    <w:lvl w:ilvl="0" w:tplc="436E4F76">
      <w:start w:val="1"/>
      <w:numFmt w:val="bullet"/>
      <w:lvlText w:val="•"/>
      <w:lvlJc w:val="left"/>
      <w:pPr>
        <w:tabs>
          <w:tab w:val="num" w:pos="720"/>
        </w:tabs>
        <w:ind w:left="720" w:hanging="360"/>
      </w:pPr>
      <w:rPr>
        <w:rFonts w:ascii="Arial" w:hAnsi="Arial" w:hint="default"/>
      </w:rPr>
    </w:lvl>
    <w:lvl w:ilvl="1" w:tplc="C6C295D0" w:tentative="1">
      <w:start w:val="1"/>
      <w:numFmt w:val="bullet"/>
      <w:lvlText w:val="•"/>
      <w:lvlJc w:val="left"/>
      <w:pPr>
        <w:tabs>
          <w:tab w:val="num" w:pos="1440"/>
        </w:tabs>
        <w:ind w:left="1440" w:hanging="360"/>
      </w:pPr>
      <w:rPr>
        <w:rFonts w:ascii="Arial" w:hAnsi="Arial" w:hint="default"/>
      </w:rPr>
    </w:lvl>
    <w:lvl w:ilvl="2" w:tplc="E15E5402" w:tentative="1">
      <w:start w:val="1"/>
      <w:numFmt w:val="bullet"/>
      <w:lvlText w:val="•"/>
      <w:lvlJc w:val="left"/>
      <w:pPr>
        <w:tabs>
          <w:tab w:val="num" w:pos="2160"/>
        </w:tabs>
        <w:ind w:left="2160" w:hanging="360"/>
      </w:pPr>
      <w:rPr>
        <w:rFonts w:ascii="Arial" w:hAnsi="Arial" w:hint="default"/>
      </w:rPr>
    </w:lvl>
    <w:lvl w:ilvl="3" w:tplc="4D16D026" w:tentative="1">
      <w:start w:val="1"/>
      <w:numFmt w:val="bullet"/>
      <w:lvlText w:val="•"/>
      <w:lvlJc w:val="left"/>
      <w:pPr>
        <w:tabs>
          <w:tab w:val="num" w:pos="2880"/>
        </w:tabs>
        <w:ind w:left="2880" w:hanging="360"/>
      </w:pPr>
      <w:rPr>
        <w:rFonts w:ascii="Arial" w:hAnsi="Arial" w:hint="default"/>
      </w:rPr>
    </w:lvl>
    <w:lvl w:ilvl="4" w:tplc="B7164290" w:tentative="1">
      <w:start w:val="1"/>
      <w:numFmt w:val="bullet"/>
      <w:lvlText w:val="•"/>
      <w:lvlJc w:val="left"/>
      <w:pPr>
        <w:tabs>
          <w:tab w:val="num" w:pos="3600"/>
        </w:tabs>
        <w:ind w:left="3600" w:hanging="360"/>
      </w:pPr>
      <w:rPr>
        <w:rFonts w:ascii="Arial" w:hAnsi="Arial" w:hint="default"/>
      </w:rPr>
    </w:lvl>
    <w:lvl w:ilvl="5" w:tplc="F844E04E" w:tentative="1">
      <w:start w:val="1"/>
      <w:numFmt w:val="bullet"/>
      <w:lvlText w:val="•"/>
      <w:lvlJc w:val="left"/>
      <w:pPr>
        <w:tabs>
          <w:tab w:val="num" w:pos="4320"/>
        </w:tabs>
        <w:ind w:left="4320" w:hanging="360"/>
      </w:pPr>
      <w:rPr>
        <w:rFonts w:ascii="Arial" w:hAnsi="Arial" w:hint="default"/>
      </w:rPr>
    </w:lvl>
    <w:lvl w:ilvl="6" w:tplc="B8A28E54" w:tentative="1">
      <w:start w:val="1"/>
      <w:numFmt w:val="bullet"/>
      <w:lvlText w:val="•"/>
      <w:lvlJc w:val="left"/>
      <w:pPr>
        <w:tabs>
          <w:tab w:val="num" w:pos="5040"/>
        </w:tabs>
        <w:ind w:left="5040" w:hanging="360"/>
      </w:pPr>
      <w:rPr>
        <w:rFonts w:ascii="Arial" w:hAnsi="Arial" w:hint="default"/>
      </w:rPr>
    </w:lvl>
    <w:lvl w:ilvl="7" w:tplc="D1C4C790" w:tentative="1">
      <w:start w:val="1"/>
      <w:numFmt w:val="bullet"/>
      <w:lvlText w:val="•"/>
      <w:lvlJc w:val="left"/>
      <w:pPr>
        <w:tabs>
          <w:tab w:val="num" w:pos="5760"/>
        </w:tabs>
        <w:ind w:left="5760" w:hanging="360"/>
      </w:pPr>
      <w:rPr>
        <w:rFonts w:ascii="Arial" w:hAnsi="Arial" w:hint="default"/>
      </w:rPr>
    </w:lvl>
    <w:lvl w:ilvl="8" w:tplc="8438FB82" w:tentative="1">
      <w:start w:val="1"/>
      <w:numFmt w:val="bullet"/>
      <w:lvlText w:val="•"/>
      <w:lvlJc w:val="left"/>
      <w:pPr>
        <w:tabs>
          <w:tab w:val="num" w:pos="6480"/>
        </w:tabs>
        <w:ind w:left="6480" w:hanging="360"/>
      </w:pPr>
      <w:rPr>
        <w:rFonts w:ascii="Arial" w:hAnsi="Arial" w:hint="default"/>
      </w:rPr>
    </w:lvl>
  </w:abstractNum>
  <w:abstractNum w:abstractNumId="126">
    <w:nsid w:val="449C5525"/>
    <w:multiLevelType w:val="hybridMultilevel"/>
    <w:tmpl w:val="79F2C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4D84ABC"/>
    <w:multiLevelType w:val="hybridMultilevel"/>
    <w:tmpl w:val="888E2D34"/>
    <w:lvl w:ilvl="0" w:tplc="9C865EBA">
      <w:start w:val="1"/>
      <w:numFmt w:val="bullet"/>
      <w:lvlText w:val="•"/>
      <w:lvlJc w:val="left"/>
      <w:pPr>
        <w:tabs>
          <w:tab w:val="num" w:pos="720"/>
        </w:tabs>
        <w:ind w:left="720" w:hanging="360"/>
      </w:pPr>
      <w:rPr>
        <w:rFonts w:ascii="Arial" w:hAnsi="Arial" w:hint="default"/>
      </w:rPr>
    </w:lvl>
    <w:lvl w:ilvl="1" w:tplc="A13267D6">
      <w:numFmt w:val="bullet"/>
      <w:lvlText w:val=""/>
      <w:lvlJc w:val="left"/>
      <w:pPr>
        <w:tabs>
          <w:tab w:val="num" w:pos="1440"/>
        </w:tabs>
        <w:ind w:left="1440" w:hanging="360"/>
      </w:pPr>
      <w:rPr>
        <w:rFonts w:ascii="Wingdings" w:hAnsi="Wingdings" w:hint="default"/>
      </w:rPr>
    </w:lvl>
    <w:lvl w:ilvl="2" w:tplc="D5720CF6" w:tentative="1">
      <w:start w:val="1"/>
      <w:numFmt w:val="bullet"/>
      <w:lvlText w:val="•"/>
      <w:lvlJc w:val="left"/>
      <w:pPr>
        <w:tabs>
          <w:tab w:val="num" w:pos="2160"/>
        </w:tabs>
        <w:ind w:left="2160" w:hanging="360"/>
      </w:pPr>
      <w:rPr>
        <w:rFonts w:ascii="Arial" w:hAnsi="Arial" w:hint="default"/>
      </w:rPr>
    </w:lvl>
    <w:lvl w:ilvl="3" w:tplc="79D200D0" w:tentative="1">
      <w:start w:val="1"/>
      <w:numFmt w:val="bullet"/>
      <w:lvlText w:val="•"/>
      <w:lvlJc w:val="left"/>
      <w:pPr>
        <w:tabs>
          <w:tab w:val="num" w:pos="2880"/>
        </w:tabs>
        <w:ind w:left="2880" w:hanging="360"/>
      </w:pPr>
      <w:rPr>
        <w:rFonts w:ascii="Arial" w:hAnsi="Arial" w:hint="default"/>
      </w:rPr>
    </w:lvl>
    <w:lvl w:ilvl="4" w:tplc="839A4C3E" w:tentative="1">
      <w:start w:val="1"/>
      <w:numFmt w:val="bullet"/>
      <w:lvlText w:val="•"/>
      <w:lvlJc w:val="left"/>
      <w:pPr>
        <w:tabs>
          <w:tab w:val="num" w:pos="3600"/>
        </w:tabs>
        <w:ind w:left="3600" w:hanging="360"/>
      </w:pPr>
      <w:rPr>
        <w:rFonts w:ascii="Arial" w:hAnsi="Arial" w:hint="default"/>
      </w:rPr>
    </w:lvl>
    <w:lvl w:ilvl="5" w:tplc="7138FE74" w:tentative="1">
      <w:start w:val="1"/>
      <w:numFmt w:val="bullet"/>
      <w:lvlText w:val="•"/>
      <w:lvlJc w:val="left"/>
      <w:pPr>
        <w:tabs>
          <w:tab w:val="num" w:pos="4320"/>
        </w:tabs>
        <w:ind w:left="4320" w:hanging="360"/>
      </w:pPr>
      <w:rPr>
        <w:rFonts w:ascii="Arial" w:hAnsi="Arial" w:hint="default"/>
      </w:rPr>
    </w:lvl>
    <w:lvl w:ilvl="6" w:tplc="7414BF92" w:tentative="1">
      <w:start w:val="1"/>
      <w:numFmt w:val="bullet"/>
      <w:lvlText w:val="•"/>
      <w:lvlJc w:val="left"/>
      <w:pPr>
        <w:tabs>
          <w:tab w:val="num" w:pos="5040"/>
        </w:tabs>
        <w:ind w:left="5040" w:hanging="360"/>
      </w:pPr>
      <w:rPr>
        <w:rFonts w:ascii="Arial" w:hAnsi="Arial" w:hint="default"/>
      </w:rPr>
    </w:lvl>
    <w:lvl w:ilvl="7" w:tplc="F2F8B76E" w:tentative="1">
      <w:start w:val="1"/>
      <w:numFmt w:val="bullet"/>
      <w:lvlText w:val="•"/>
      <w:lvlJc w:val="left"/>
      <w:pPr>
        <w:tabs>
          <w:tab w:val="num" w:pos="5760"/>
        </w:tabs>
        <w:ind w:left="5760" w:hanging="360"/>
      </w:pPr>
      <w:rPr>
        <w:rFonts w:ascii="Arial" w:hAnsi="Arial" w:hint="default"/>
      </w:rPr>
    </w:lvl>
    <w:lvl w:ilvl="8" w:tplc="A2F87AF6" w:tentative="1">
      <w:start w:val="1"/>
      <w:numFmt w:val="bullet"/>
      <w:lvlText w:val="•"/>
      <w:lvlJc w:val="left"/>
      <w:pPr>
        <w:tabs>
          <w:tab w:val="num" w:pos="6480"/>
        </w:tabs>
        <w:ind w:left="6480" w:hanging="360"/>
      </w:pPr>
      <w:rPr>
        <w:rFonts w:ascii="Arial" w:hAnsi="Arial" w:hint="default"/>
      </w:rPr>
    </w:lvl>
  </w:abstractNum>
  <w:abstractNum w:abstractNumId="128">
    <w:nsid w:val="45911F67"/>
    <w:multiLevelType w:val="hybridMultilevel"/>
    <w:tmpl w:val="C3E0D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nsid w:val="46794B54"/>
    <w:multiLevelType w:val="hybridMultilevel"/>
    <w:tmpl w:val="3A66EEB4"/>
    <w:lvl w:ilvl="0" w:tplc="11BCAB02">
      <w:start w:val="1"/>
      <w:numFmt w:val="bullet"/>
      <w:lvlText w:val="U"/>
      <w:lvlJc w:val="left"/>
      <w:pPr>
        <w:tabs>
          <w:tab w:val="num" w:pos="720"/>
        </w:tabs>
        <w:ind w:left="720" w:hanging="360"/>
      </w:pPr>
      <w:rPr>
        <w:rFonts w:ascii="Arial" w:hAnsi="Arial" w:hint="default"/>
      </w:rPr>
    </w:lvl>
    <w:lvl w:ilvl="1" w:tplc="FE000BB4" w:tentative="1">
      <w:start w:val="1"/>
      <w:numFmt w:val="bullet"/>
      <w:lvlText w:val="U"/>
      <w:lvlJc w:val="left"/>
      <w:pPr>
        <w:tabs>
          <w:tab w:val="num" w:pos="1440"/>
        </w:tabs>
        <w:ind w:left="1440" w:hanging="360"/>
      </w:pPr>
      <w:rPr>
        <w:rFonts w:ascii="Arial" w:hAnsi="Arial" w:hint="default"/>
      </w:rPr>
    </w:lvl>
    <w:lvl w:ilvl="2" w:tplc="65525FAC" w:tentative="1">
      <w:start w:val="1"/>
      <w:numFmt w:val="bullet"/>
      <w:lvlText w:val="U"/>
      <w:lvlJc w:val="left"/>
      <w:pPr>
        <w:tabs>
          <w:tab w:val="num" w:pos="2160"/>
        </w:tabs>
        <w:ind w:left="2160" w:hanging="360"/>
      </w:pPr>
      <w:rPr>
        <w:rFonts w:ascii="Arial" w:hAnsi="Arial" w:hint="default"/>
      </w:rPr>
    </w:lvl>
    <w:lvl w:ilvl="3" w:tplc="BB10CF2E" w:tentative="1">
      <w:start w:val="1"/>
      <w:numFmt w:val="bullet"/>
      <w:lvlText w:val="U"/>
      <w:lvlJc w:val="left"/>
      <w:pPr>
        <w:tabs>
          <w:tab w:val="num" w:pos="2880"/>
        </w:tabs>
        <w:ind w:left="2880" w:hanging="360"/>
      </w:pPr>
      <w:rPr>
        <w:rFonts w:ascii="Arial" w:hAnsi="Arial" w:hint="default"/>
      </w:rPr>
    </w:lvl>
    <w:lvl w:ilvl="4" w:tplc="A044B796" w:tentative="1">
      <w:start w:val="1"/>
      <w:numFmt w:val="bullet"/>
      <w:lvlText w:val="U"/>
      <w:lvlJc w:val="left"/>
      <w:pPr>
        <w:tabs>
          <w:tab w:val="num" w:pos="3600"/>
        </w:tabs>
        <w:ind w:left="3600" w:hanging="360"/>
      </w:pPr>
      <w:rPr>
        <w:rFonts w:ascii="Arial" w:hAnsi="Arial" w:hint="default"/>
      </w:rPr>
    </w:lvl>
    <w:lvl w:ilvl="5" w:tplc="80D02B02" w:tentative="1">
      <w:start w:val="1"/>
      <w:numFmt w:val="bullet"/>
      <w:lvlText w:val="U"/>
      <w:lvlJc w:val="left"/>
      <w:pPr>
        <w:tabs>
          <w:tab w:val="num" w:pos="4320"/>
        </w:tabs>
        <w:ind w:left="4320" w:hanging="360"/>
      </w:pPr>
      <w:rPr>
        <w:rFonts w:ascii="Arial" w:hAnsi="Arial" w:hint="default"/>
      </w:rPr>
    </w:lvl>
    <w:lvl w:ilvl="6" w:tplc="394EC6D4" w:tentative="1">
      <w:start w:val="1"/>
      <w:numFmt w:val="bullet"/>
      <w:lvlText w:val="U"/>
      <w:lvlJc w:val="left"/>
      <w:pPr>
        <w:tabs>
          <w:tab w:val="num" w:pos="5040"/>
        </w:tabs>
        <w:ind w:left="5040" w:hanging="360"/>
      </w:pPr>
      <w:rPr>
        <w:rFonts w:ascii="Arial" w:hAnsi="Arial" w:hint="default"/>
      </w:rPr>
    </w:lvl>
    <w:lvl w:ilvl="7" w:tplc="4A9A81BA" w:tentative="1">
      <w:start w:val="1"/>
      <w:numFmt w:val="bullet"/>
      <w:lvlText w:val="U"/>
      <w:lvlJc w:val="left"/>
      <w:pPr>
        <w:tabs>
          <w:tab w:val="num" w:pos="5760"/>
        </w:tabs>
        <w:ind w:left="5760" w:hanging="360"/>
      </w:pPr>
      <w:rPr>
        <w:rFonts w:ascii="Arial" w:hAnsi="Arial" w:hint="default"/>
      </w:rPr>
    </w:lvl>
    <w:lvl w:ilvl="8" w:tplc="2996E336" w:tentative="1">
      <w:start w:val="1"/>
      <w:numFmt w:val="bullet"/>
      <w:lvlText w:val="U"/>
      <w:lvlJc w:val="left"/>
      <w:pPr>
        <w:tabs>
          <w:tab w:val="num" w:pos="6480"/>
        </w:tabs>
        <w:ind w:left="6480" w:hanging="360"/>
      </w:pPr>
      <w:rPr>
        <w:rFonts w:ascii="Arial" w:hAnsi="Arial" w:hint="default"/>
      </w:rPr>
    </w:lvl>
  </w:abstractNum>
  <w:abstractNum w:abstractNumId="130">
    <w:nsid w:val="48117D61"/>
    <w:multiLevelType w:val="hybridMultilevel"/>
    <w:tmpl w:val="70C0FB9A"/>
    <w:lvl w:ilvl="0" w:tplc="FCB07D6E">
      <w:start w:val="1"/>
      <w:numFmt w:val="bullet"/>
      <w:lvlText w:val="M"/>
      <w:lvlJc w:val="left"/>
      <w:pPr>
        <w:tabs>
          <w:tab w:val="num" w:pos="720"/>
        </w:tabs>
        <w:ind w:left="720" w:hanging="360"/>
      </w:pPr>
      <w:rPr>
        <w:rFonts w:ascii="Arial" w:hAnsi="Arial" w:hint="default"/>
      </w:rPr>
    </w:lvl>
    <w:lvl w:ilvl="1" w:tplc="4DCE49A8" w:tentative="1">
      <w:start w:val="1"/>
      <w:numFmt w:val="bullet"/>
      <w:lvlText w:val="M"/>
      <w:lvlJc w:val="left"/>
      <w:pPr>
        <w:tabs>
          <w:tab w:val="num" w:pos="1440"/>
        </w:tabs>
        <w:ind w:left="1440" w:hanging="360"/>
      </w:pPr>
      <w:rPr>
        <w:rFonts w:ascii="Arial" w:hAnsi="Arial" w:hint="default"/>
      </w:rPr>
    </w:lvl>
    <w:lvl w:ilvl="2" w:tplc="091CD2B0" w:tentative="1">
      <w:start w:val="1"/>
      <w:numFmt w:val="bullet"/>
      <w:lvlText w:val="M"/>
      <w:lvlJc w:val="left"/>
      <w:pPr>
        <w:tabs>
          <w:tab w:val="num" w:pos="2160"/>
        </w:tabs>
        <w:ind w:left="2160" w:hanging="360"/>
      </w:pPr>
      <w:rPr>
        <w:rFonts w:ascii="Arial" w:hAnsi="Arial" w:hint="default"/>
      </w:rPr>
    </w:lvl>
    <w:lvl w:ilvl="3" w:tplc="5A642CD6" w:tentative="1">
      <w:start w:val="1"/>
      <w:numFmt w:val="bullet"/>
      <w:lvlText w:val="M"/>
      <w:lvlJc w:val="left"/>
      <w:pPr>
        <w:tabs>
          <w:tab w:val="num" w:pos="2880"/>
        </w:tabs>
        <w:ind w:left="2880" w:hanging="360"/>
      </w:pPr>
      <w:rPr>
        <w:rFonts w:ascii="Arial" w:hAnsi="Arial" w:hint="default"/>
      </w:rPr>
    </w:lvl>
    <w:lvl w:ilvl="4" w:tplc="9DB46D90" w:tentative="1">
      <w:start w:val="1"/>
      <w:numFmt w:val="bullet"/>
      <w:lvlText w:val="M"/>
      <w:lvlJc w:val="left"/>
      <w:pPr>
        <w:tabs>
          <w:tab w:val="num" w:pos="3600"/>
        </w:tabs>
        <w:ind w:left="3600" w:hanging="360"/>
      </w:pPr>
      <w:rPr>
        <w:rFonts w:ascii="Arial" w:hAnsi="Arial" w:hint="default"/>
      </w:rPr>
    </w:lvl>
    <w:lvl w:ilvl="5" w:tplc="9E8CE17A" w:tentative="1">
      <w:start w:val="1"/>
      <w:numFmt w:val="bullet"/>
      <w:lvlText w:val="M"/>
      <w:lvlJc w:val="left"/>
      <w:pPr>
        <w:tabs>
          <w:tab w:val="num" w:pos="4320"/>
        </w:tabs>
        <w:ind w:left="4320" w:hanging="360"/>
      </w:pPr>
      <w:rPr>
        <w:rFonts w:ascii="Arial" w:hAnsi="Arial" w:hint="default"/>
      </w:rPr>
    </w:lvl>
    <w:lvl w:ilvl="6" w:tplc="A5227E16" w:tentative="1">
      <w:start w:val="1"/>
      <w:numFmt w:val="bullet"/>
      <w:lvlText w:val="M"/>
      <w:lvlJc w:val="left"/>
      <w:pPr>
        <w:tabs>
          <w:tab w:val="num" w:pos="5040"/>
        </w:tabs>
        <w:ind w:left="5040" w:hanging="360"/>
      </w:pPr>
      <w:rPr>
        <w:rFonts w:ascii="Arial" w:hAnsi="Arial" w:hint="default"/>
      </w:rPr>
    </w:lvl>
    <w:lvl w:ilvl="7" w:tplc="95B01BC2" w:tentative="1">
      <w:start w:val="1"/>
      <w:numFmt w:val="bullet"/>
      <w:lvlText w:val="M"/>
      <w:lvlJc w:val="left"/>
      <w:pPr>
        <w:tabs>
          <w:tab w:val="num" w:pos="5760"/>
        </w:tabs>
        <w:ind w:left="5760" w:hanging="360"/>
      </w:pPr>
      <w:rPr>
        <w:rFonts w:ascii="Arial" w:hAnsi="Arial" w:hint="default"/>
      </w:rPr>
    </w:lvl>
    <w:lvl w:ilvl="8" w:tplc="22101068" w:tentative="1">
      <w:start w:val="1"/>
      <w:numFmt w:val="bullet"/>
      <w:lvlText w:val="M"/>
      <w:lvlJc w:val="left"/>
      <w:pPr>
        <w:tabs>
          <w:tab w:val="num" w:pos="6480"/>
        </w:tabs>
        <w:ind w:left="6480" w:hanging="360"/>
      </w:pPr>
      <w:rPr>
        <w:rFonts w:ascii="Arial" w:hAnsi="Arial" w:hint="default"/>
      </w:rPr>
    </w:lvl>
  </w:abstractNum>
  <w:abstractNum w:abstractNumId="131">
    <w:nsid w:val="48617B3E"/>
    <w:multiLevelType w:val="hybridMultilevel"/>
    <w:tmpl w:val="B0F2DABA"/>
    <w:lvl w:ilvl="0" w:tplc="D3448CC6">
      <w:start w:val="1"/>
      <w:numFmt w:val="bullet"/>
      <w:lvlText w:val=""/>
      <w:lvlJc w:val="left"/>
      <w:pPr>
        <w:ind w:left="720" w:hanging="360"/>
      </w:pPr>
      <w:rPr>
        <w:rFonts w:ascii="Symbol" w:hAnsi="Symbol" w:hint="default"/>
      </w:rPr>
    </w:lvl>
    <w:lvl w:ilvl="1" w:tplc="F7AACFC4">
      <w:start w:val="1"/>
      <w:numFmt w:val="bullet"/>
      <w:lvlText w:val="o"/>
      <w:lvlJc w:val="left"/>
      <w:pPr>
        <w:ind w:left="1440" w:hanging="360"/>
      </w:pPr>
      <w:rPr>
        <w:rFonts w:ascii="Courier New" w:hAnsi="Courier New" w:cs="Courier New" w:hint="default"/>
      </w:rPr>
    </w:lvl>
    <w:lvl w:ilvl="2" w:tplc="48D68DE0" w:tentative="1">
      <w:start w:val="1"/>
      <w:numFmt w:val="bullet"/>
      <w:lvlText w:val=""/>
      <w:lvlJc w:val="left"/>
      <w:pPr>
        <w:ind w:left="2160" w:hanging="360"/>
      </w:pPr>
      <w:rPr>
        <w:rFonts w:ascii="Wingdings" w:hAnsi="Wingdings" w:hint="default"/>
      </w:rPr>
    </w:lvl>
    <w:lvl w:ilvl="3" w:tplc="68FCF458" w:tentative="1">
      <w:start w:val="1"/>
      <w:numFmt w:val="bullet"/>
      <w:lvlText w:val=""/>
      <w:lvlJc w:val="left"/>
      <w:pPr>
        <w:ind w:left="2880" w:hanging="360"/>
      </w:pPr>
      <w:rPr>
        <w:rFonts w:ascii="Symbol" w:hAnsi="Symbol" w:hint="default"/>
      </w:rPr>
    </w:lvl>
    <w:lvl w:ilvl="4" w:tplc="5D282E5C" w:tentative="1">
      <w:start w:val="1"/>
      <w:numFmt w:val="bullet"/>
      <w:lvlText w:val="o"/>
      <w:lvlJc w:val="left"/>
      <w:pPr>
        <w:ind w:left="3600" w:hanging="360"/>
      </w:pPr>
      <w:rPr>
        <w:rFonts w:ascii="Courier New" w:hAnsi="Courier New" w:cs="Courier New" w:hint="default"/>
      </w:rPr>
    </w:lvl>
    <w:lvl w:ilvl="5" w:tplc="E03CE9C0" w:tentative="1">
      <w:start w:val="1"/>
      <w:numFmt w:val="bullet"/>
      <w:lvlText w:val=""/>
      <w:lvlJc w:val="left"/>
      <w:pPr>
        <w:ind w:left="4320" w:hanging="360"/>
      </w:pPr>
      <w:rPr>
        <w:rFonts w:ascii="Wingdings" w:hAnsi="Wingdings" w:hint="default"/>
      </w:rPr>
    </w:lvl>
    <w:lvl w:ilvl="6" w:tplc="2A2E9B0C" w:tentative="1">
      <w:start w:val="1"/>
      <w:numFmt w:val="bullet"/>
      <w:lvlText w:val=""/>
      <w:lvlJc w:val="left"/>
      <w:pPr>
        <w:ind w:left="5040" w:hanging="360"/>
      </w:pPr>
      <w:rPr>
        <w:rFonts w:ascii="Symbol" w:hAnsi="Symbol" w:hint="default"/>
      </w:rPr>
    </w:lvl>
    <w:lvl w:ilvl="7" w:tplc="BE321194" w:tentative="1">
      <w:start w:val="1"/>
      <w:numFmt w:val="bullet"/>
      <w:lvlText w:val="o"/>
      <w:lvlJc w:val="left"/>
      <w:pPr>
        <w:ind w:left="5760" w:hanging="360"/>
      </w:pPr>
      <w:rPr>
        <w:rFonts w:ascii="Courier New" w:hAnsi="Courier New" w:cs="Courier New" w:hint="default"/>
      </w:rPr>
    </w:lvl>
    <w:lvl w:ilvl="8" w:tplc="9A24C162" w:tentative="1">
      <w:start w:val="1"/>
      <w:numFmt w:val="bullet"/>
      <w:lvlText w:val=""/>
      <w:lvlJc w:val="left"/>
      <w:pPr>
        <w:ind w:left="6480" w:hanging="360"/>
      </w:pPr>
      <w:rPr>
        <w:rFonts w:ascii="Wingdings" w:hAnsi="Wingdings" w:hint="default"/>
      </w:rPr>
    </w:lvl>
  </w:abstractNum>
  <w:abstractNum w:abstractNumId="132">
    <w:nsid w:val="48A100AB"/>
    <w:multiLevelType w:val="hybridMultilevel"/>
    <w:tmpl w:val="A3DC9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991061D"/>
    <w:multiLevelType w:val="hybridMultilevel"/>
    <w:tmpl w:val="7376F0BE"/>
    <w:lvl w:ilvl="0" w:tplc="43E65D94">
      <w:start w:val="1"/>
      <w:numFmt w:val="bullet"/>
      <w:lvlText w:val="A"/>
      <w:lvlJc w:val="left"/>
      <w:pPr>
        <w:tabs>
          <w:tab w:val="num" w:pos="720"/>
        </w:tabs>
        <w:ind w:left="720" w:hanging="360"/>
      </w:pPr>
      <w:rPr>
        <w:rFonts w:ascii="Arial" w:hAnsi="Arial" w:hint="default"/>
      </w:rPr>
    </w:lvl>
    <w:lvl w:ilvl="1" w:tplc="498C112C" w:tentative="1">
      <w:start w:val="1"/>
      <w:numFmt w:val="bullet"/>
      <w:lvlText w:val="A"/>
      <w:lvlJc w:val="left"/>
      <w:pPr>
        <w:tabs>
          <w:tab w:val="num" w:pos="1440"/>
        </w:tabs>
        <w:ind w:left="1440" w:hanging="360"/>
      </w:pPr>
      <w:rPr>
        <w:rFonts w:ascii="Arial" w:hAnsi="Arial" w:hint="default"/>
      </w:rPr>
    </w:lvl>
    <w:lvl w:ilvl="2" w:tplc="25D4B19E" w:tentative="1">
      <w:start w:val="1"/>
      <w:numFmt w:val="bullet"/>
      <w:lvlText w:val="A"/>
      <w:lvlJc w:val="left"/>
      <w:pPr>
        <w:tabs>
          <w:tab w:val="num" w:pos="2160"/>
        </w:tabs>
        <w:ind w:left="2160" w:hanging="360"/>
      </w:pPr>
      <w:rPr>
        <w:rFonts w:ascii="Arial" w:hAnsi="Arial" w:hint="default"/>
      </w:rPr>
    </w:lvl>
    <w:lvl w:ilvl="3" w:tplc="7D84D472" w:tentative="1">
      <w:start w:val="1"/>
      <w:numFmt w:val="bullet"/>
      <w:lvlText w:val="A"/>
      <w:lvlJc w:val="left"/>
      <w:pPr>
        <w:tabs>
          <w:tab w:val="num" w:pos="2880"/>
        </w:tabs>
        <w:ind w:left="2880" w:hanging="360"/>
      </w:pPr>
      <w:rPr>
        <w:rFonts w:ascii="Arial" w:hAnsi="Arial" w:hint="default"/>
      </w:rPr>
    </w:lvl>
    <w:lvl w:ilvl="4" w:tplc="95B85520" w:tentative="1">
      <w:start w:val="1"/>
      <w:numFmt w:val="bullet"/>
      <w:lvlText w:val="A"/>
      <w:lvlJc w:val="left"/>
      <w:pPr>
        <w:tabs>
          <w:tab w:val="num" w:pos="3600"/>
        </w:tabs>
        <w:ind w:left="3600" w:hanging="360"/>
      </w:pPr>
      <w:rPr>
        <w:rFonts w:ascii="Arial" w:hAnsi="Arial" w:hint="default"/>
      </w:rPr>
    </w:lvl>
    <w:lvl w:ilvl="5" w:tplc="1EC85498" w:tentative="1">
      <w:start w:val="1"/>
      <w:numFmt w:val="bullet"/>
      <w:lvlText w:val="A"/>
      <w:lvlJc w:val="left"/>
      <w:pPr>
        <w:tabs>
          <w:tab w:val="num" w:pos="4320"/>
        </w:tabs>
        <w:ind w:left="4320" w:hanging="360"/>
      </w:pPr>
      <w:rPr>
        <w:rFonts w:ascii="Arial" w:hAnsi="Arial" w:hint="default"/>
      </w:rPr>
    </w:lvl>
    <w:lvl w:ilvl="6" w:tplc="AD7E2B4A" w:tentative="1">
      <w:start w:val="1"/>
      <w:numFmt w:val="bullet"/>
      <w:lvlText w:val="A"/>
      <w:lvlJc w:val="left"/>
      <w:pPr>
        <w:tabs>
          <w:tab w:val="num" w:pos="5040"/>
        </w:tabs>
        <w:ind w:left="5040" w:hanging="360"/>
      </w:pPr>
      <w:rPr>
        <w:rFonts w:ascii="Arial" w:hAnsi="Arial" w:hint="default"/>
      </w:rPr>
    </w:lvl>
    <w:lvl w:ilvl="7" w:tplc="0A62BA7C" w:tentative="1">
      <w:start w:val="1"/>
      <w:numFmt w:val="bullet"/>
      <w:lvlText w:val="A"/>
      <w:lvlJc w:val="left"/>
      <w:pPr>
        <w:tabs>
          <w:tab w:val="num" w:pos="5760"/>
        </w:tabs>
        <w:ind w:left="5760" w:hanging="360"/>
      </w:pPr>
      <w:rPr>
        <w:rFonts w:ascii="Arial" w:hAnsi="Arial" w:hint="default"/>
      </w:rPr>
    </w:lvl>
    <w:lvl w:ilvl="8" w:tplc="BCDCD928" w:tentative="1">
      <w:start w:val="1"/>
      <w:numFmt w:val="bullet"/>
      <w:lvlText w:val="A"/>
      <w:lvlJc w:val="left"/>
      <w:pPr>
        <w:tabs>
          <w:tab w:val="num" w:pos="6480"/>
        </w:tabs>
        <w:ind w:left="6480" w:hanging="360"/>
      </w:pPr>
      <w:rPr>
        <w:rFonts w:ascii="Arial" w:hAnsi="Arial" w:hint="default"/>
      </w:rPr>
    </w:lvl>
  </w:abstractNum>
  <w:abstractNum w:abstractNumId="134">
    <w:nsid w:val="49934D42"/>
    <w:multiLevelType w:val="hybridMultilevel"/>
    <w:tmpl w:val="322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AAE3D00"/>
    <w:multiLevelType w:val="hybridMultilevel"/>
    <w:tmpl w:val="E9982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4B2C29E6"/>
    <w:multiLevelType w:val="hybridMultilevel"/>
    <w:tmpl w:val="4E28BBF4"/>
    <w:lvl w:ilvl="0" w:tplc="1446299E">
      <w:start w:val="1"/>
      <w:numFmt w:val="bullet"/>
      <w:lvlText w:val="O"/>
      <w:lvlJc w:val="left"/>
      <w:pPr>
        <w:tabs>
          <w:tab w:val="num" w:pos="720"/>
        </w:tabs>
        <w:ind w:left="720" w:hanging="360"/>
      </w:pPr>
      <w:rPr>
        <w:rFonts w:ascii="Arial" w:hAnsi="Arial" w:hint="default"/>
      </w:rPr>
    </w:lvl>
    <w:lvl w:ilvl="1" w:tplc="EA766314" w:tentative="1">
      <w:start w:val="1"/>
      <w:numFmt w:val="bullet"/>
      <w:lvlText w:val="O"/>
      <w:lvlJc w:val="left"/>
      <w:pPr>
        <w:tabs>
          <w:tab w:val="num" w:pos="1440"/>
        </w:tabs>
        <w:ind w:left="1440" w:hanging="360"/>
      </w:pPr>
      <w:rPr>
        <w:rFonts w:ascii="Arial" w:hAnsi="Arial" w:hint="default"/>
      </w:rPr>
    </w:lvl>
    <w:lvl w:ilvl="2" w:tplc="8610AE4A" w:tentative="1">
      <w:start w:val="1"/>
      <w:numFmt w:val="bullet"/>
      <w:lvlText w:val="O"/>
      <w:lvlJc w:val="left"/>
      <w:pPr>
        <w:tabs>
          <w:tab w:val="num" w:pos="2160"/>
        </w:tabs>
        <w:ind w:left="2160" w:hanging="360"/>
      </w:pPr>
      <w:rPr>
        <w:rFonts w:ascii="Arial" w:hAnsi="Arial" w:hint="default"/>
      </w:rPr>
    </w:lvl>
    <w:lvl w:ilvl="3" w:tplc="DF3CAFB4" w:tentative="1">
      <w:start w:val="1"/>
      <w:numFmt w:val="bullet"/>
      <w:lvlText w:val="O"/>
      <w:lvlJc w:val="left"/>
      <w:pPr>
        <w:tabs>
          <w:tab w:val="num" w:pos="2880"/>
        </w:tabs>
        <w:ind w:left="2880" w:hanging="360"/>
      </w:pPr>
      <w:rPr>
        <w:rFonts w:ascii="Arial" w:hAnsi="Arial" w:hint="default"/>
      </w:rPr>
    </w:lvl>
    <w:lvl w:ilvl="4" w:tplc="164E33FA" w:tentative="1">
      <w:start w:val="1"/>
      <w:numFmt w:val="bullet"/>
      <w:lvlText w:val="O"/>
      <w:lvlJc w:val="left"/>
      <w:pPr>
        <w:tabs>
          <w:tab w:val="num" w:pos="3600"/>
        </w:tabs>
        <w:ind w:left="3600" w:hanging="360"/>
      </w:pPr>
      <w:rPr>
        <w:rFonts w:ascii="Arial" w:hAnsi="Arial" w:hint="default"/>
      </w:rPr>
    </w:lvl>
    <w:lvl w:ilvl="5" w:tplc="74CE7F82" w:tentative="1">
      <w:start w:val="1"/>
      <w:numFmt w:val="bullet"/>
      <w:lvlText w:val="O"/>
      <w:lvlJc w:val="left"/>
      <w:pPr>
        <w:tabs>
          <w:tab w:val="num" w:pos="4320"/>
        </w:tabs>
        <w:ind w:left="4320" w:hanging="360"/>
      </w:pPr>
      <w:rPr>
        <w:rFonts w:ascii="Arial" w:hAnsi="Arial" w:hint="default"/>
      </w:rPr>
    </w:lvl>
    <w:lvl w:ilvl="6" w:tplc="18283CE6" w:tentative="1">
      <w:start w:val="1"/>
      <w:numFmt w:val="bullet"/>
      <w:lvlText w:val="O"/>
      <w:lvlJc w:val="left"/>
      <w:pPr>
        <w:tabs>
          <w:tab w:val="num" w:pos="5040"/>
        </w:tabs>
        <w:ind w:left="5040" w:hanging="360"/>
      </w:pPr>
      <w:rPr>
        <w:rFonts w:ascii="Arial" w:hAnsi="Arial" w:hint="default"/>
      </w:rPr>
    </w:lvl>
    <w:lvl w:ilvl="7" w:tplc="B0925D92" w:tentative="1">
      <w:start w:val="1"/>
      <w:numFmt w:val="bullet"/>
      <w:lvlText w:val="O"/>
      <w:lvlJc w:val="left"/>
      <w:pPr>
        <w:tabs>
          <w:tab w:val="num" w:pos="5760"/>
        </w:tabs>
        <w:ind w:left="5760" w:hanging="360"/>
      </w:pPr>
      <w:rPr>
        <w:rFonts w:ascii="Arial" w:hAnsi="Arial" w:hint="default"/>
      </w:rPr>
    </w:lvl>
    <w:lvl w:ilvl="8" w:tplc="FEA0F22E" w:tentative="1">
      <w:start w:val="1"/>
      <w:numFmt w:val="bullet"/>
      <w:lvlText w:val="O"/>
      <w:lvlJc w:val="left"/>
      <w:pPr>
        <w:tabs>
          <w:tab w:val="num" w:pos="6480"/>
        </w:tabs>
        <w:ind w:left="6480" w:hanging="360"/>
      </w:pPr>
      <w:rPr>
        <w:rFonts w:ascii="Arial" w:hAnsi="Arial" w:hint="default"/>
      </w:rPr>
    </w:lvl>
  </w:abstractNum>
  <w:abstractNum w:abstractNumId="137">
    <w:nsid w:val="4B356357"/>
    <w:multiLevelType w:val="hybridMultilevel"/>
    <w:tmpl w:val="912CC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nsid w:val="4B651E01"/>
    <w:multiLevelType w:val="hybridMultilevel"/>
    <w:tmpl w:val="78B8A976"/>
    <w:lvl w:ilvl="0" w:tplc="B8CAB7B2">
      <w:start w:val="1"/>
      <w:numFmt w:val="bullet"/>
      <w:lvlText w:val="N"/>
      <w:lvlJc w:val="left"/>
      <w:pPr>
        <w:tabs>
          <w:tab w:val="num" w:pos="720"/>
        </w:tabs>
        <w:ind w:left="720" w:hanging="360"/>
      </w:pPr>
      <w:rPr>
        <w:rFonts w:ascii="Arial" w:hAnsi="Arial" w:hint="default"/>
      </w:rPr>
    </w:lvl>
    <w:lvl w:ilvl="1" w:tplc="B34CEB42" w:tentative="1">
      <w:start w:val="1"/>
      <w:numFmt w:val="bullet"/>
      <w:lvlText w:val="N"/>
      <w:lvlJc w:val="left"/>
      <w:pPr>
        <w:tabs>
          <w:tab w:val="num" w:pos="1440"/>
        </w:tabs>
        <w:ind w:left="1440" w:hanging="360"/>
      </w:pPr>
      <w:rPr>
        <w:rFonts w:ascii="Arial" w:hAnsi="Arial" w:hint="default"/>
      </w:rPr>
    </w:lvl>
    <w:lvl w:ilvl="2" w:tplc="EB50DCA2" w:tentative="1">
      <w:start w:val="1"/>
      <w:numFmt w:val="bullet"/>
      <w:lvlText w:val="N"/>
      <w:lvlJc w:val="left"/>
      <w:pPr>
        <w:tabs>
          <w:tab w:val="num" w:pos="2160"/>
        </w:tabs>
        <w:ind w:left="2160" w:hanging="360"/>
      </w:pPr>
      <w:rPr>
        <w:rFonts w:ascii="Arial" w:hAnsi="Arial" w:hint="default"/>
      </w:rPr>
    </w:lvl>
    <w:lvl w:ilvl="3" w:tplc="B0A2AB58" w:tentative="1">
      <w:start w:val="1"/>
      <w:numFmt w:val="bullet"/>
      <w:lvlText w:val="N"/>
      <w:lvlJc w:val="left"/>
      <w:pPr>
        <w:tabs>
          <w:tab w:val="num" w:pos="2880"/>
        </w:tabs>
        <w:ind w:left="2880" w:hanging="360"/>
      </w:pPr>
      <w:rPr>
        <w:rFonts w:ascii="Arial" w:hAnsi="Arial" w:hint="default"/>
      </w:rPr>
    </w:lvl>
    <w:lvl w:ilvl="4" w:tplc="BAF6205C" w:tentative="1">
      <w:start w:val="1"/>
      <w:numFmt w:val="bullet"/>
      <w:lvlText w:val="N"/>
      <w:lvlJc w:val="left"/>
      <w:pPr>
        <w:tabs>
          <w:tab w:val="num" w:pos="3600"/>
        </w:tabs>
        <w:ind w:left="3600" w:hanging="360"/>
      </w:pPr>
      <w:rPr>
        <w:rFonts w:ascii="Arial" w:hAnsi="Arial" w:hint="default"/>
      </w:rPr>
    </w:lvl>
    <w:lvl w:ilvl="5" w:tplc="CA4C6E58" w:tentative="1">
      <w:start w:val="1"/>
      <w:numFmt w:val="bullet"/>
      <w:lvlText w:val="N"/>
      <w:lvlJc w:val="left"/>
      <w:pPr>
        <w:tabs>
          <w:tab w:val="num" w:pos="4320"/>
        </w:tabs>
        <w:ind w:left="4320" w:hanging="360"/>
      </w:pPr>
      <w:rPr>
        <w:rFonts w:ascii="Arial" w:hAnsi="Arial" w:hint="default"/>
      </w:rPr>
    </w:lvl>
    <w:lvl w:ilvl="6" w:tplc="88EE74A0" w:tentative="1">
      <w:start w:val="1"/>
      <w:numFmt w:val="bullet"/>
      <w:lvlText w:val="N"/>
      <w:lvlJc w:val="left"/>
      <w:pPr>
        <w:tabs>
          <w:tab w:val="num" w:pos="5040"/>
        </w:tabs>
        <w:ind w:left="5040" w:hanging="360"/>
      </w:pPr>
      <w:rPr>
        <w:rFonts w:ascii="Arial" w:hAnsi="Arial" w:hint="default"/>
      </w:rPr>
    </w:lvl>
    <w:lvl w:ilvl="7" w:tplc="A7307CA2" w:tentative="1">
      <w:start w:val="1"/>
      <w:numFmt w:val="bullet"/>
      <w:lvlText w:val="N"/>
      <w:lvlJc w:val="left"/>
      <w:pPr>
        <w:tabs>
          <w:tab w:val="num" w:pos="5760"/>
        </w:tabs>
        <w:ind w:left="5760" w:hanging="360"/>
      </w:pPr>
      <w:rPr>
        <w:rFonts w:ascii="Arial" w:hAnsi="Arial" w:hint="default"/>
      </w:rPr>
    </w:lvl>
    <w:lvl w:ilvl="8" w:tplc="C304098A" w:tentative="1">
      <w:start w:val="1"/>
      <w:numFmt w:val="bullet"/>
      <w:lvlText w:val="N"/>
      <w:lvlJc w:val="left"/>
      <w:pPr>
        <w:tabs>
          <w:tab w:val="num" w:pos="6480"/>
        </w:tabs>
        <w:ind w:left="6480" w:hanging="360"/>
      </w:pPr>
      <w:rPr>
        <w:rFonts w:ascii="Arial" w:hAnsi="Arial" w:hint="default"/>
      </w:rPr>
    </w:lvl>
  </w:abstractNum>
  <w:abstractNum w:abstractNumId="139">
    <w:nsid w:val="4B9B3516"/>
    <w:multiLevelType w:val="hybridMultilevel"/>
    <w:tmpl w:val="42CE4B44"/>
    <w:lvl w:ilvl="0" w:tplc="04090011">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nsid w:val="4BFC4317"/>
    <w:multiLevelType w:val="hybridMultilevel"/>
    <w:tmpl w:val="3116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C406AB2"/>
    <w:multiLevelType w:val="hybridMultilevel"/>
    <w:tmpl w:val="56A68394"/>
    <w:lvl w:ilvl="0" w:tplc="2B1C5D76">
      <w:start w:val="1"/>
      <w:numFmt w:val="bullet"/>
      <w:pStyle w:val="ListParagraph"/>
      <w:lvlText w:val=""/>
      <w:lvlJc w:val="left"/>
      <w:pPr>
        <w:ind w:left="720" w:hanging="360"/>
      </w:pPr>
      <w:rPr>
        <w:rFonts w:ascii="Symbol" w:hAnsi="Symbol" w:hint="default"/>
      </w:rPr>
    </w:lvl>
    <w:lvl w:ilvl="1" w:tplc="E5045C2A">
      <w:start w:val="1"/>
      <w:numFmt w:val="bullet"/>
      <w:lvlText w:val="o"/>
      <w:lvlJc w:val="left"/>
      <w:pPr>
        <w:ind w:left="1440" w:hanging="360"/>
      </w:pPr>
      <w:rPr>
        <w:rFonts w:ascii="Courier New" w:hAnsi="Courier New" w:hint="default"/>
      </w:rPr>
    </w:lvl>
    <w:lvl w:ilvl="2" w:tplc="2BCEFBD6">
      <w:start w:val="1"/>
      <w:numFmt w:val="bullet"/>
      <w:lvlText w:val=""/>
      <w:lvlJc w:val="left"/>
      <w:pPr>
        <w:ind w:left="2160" w:hanging="360"/>
      </w:pPr>
      <w:rPr>
        <w:rFonts w:ascii="Wingdings" w:hAnsi="Wingdings" w:hint="default"/>
      </w:rPr>
    </w:lvl>
    <w:lvl w:ilvl="3" w:tplc="DF8A7126" w:tentative="1">
      <w:start w:val="1"/>
      <w:numFmt w:val="bullet"/>
      <w:lvlText w:val=""/>
      <w:lvlJc w:val="left"/>
      <w:pPr>
        <w:ind w:left="2880" w:hanging="360"/>
      </w:pPr>
      <w:rPr>
        <w:rFonts w:ascii="Symbol" w:hAnsi="Symbol" w:hint="default"/>
      </w:rPr>
    </w:lvl>
    <w:lvl w:ilvl="4" w:tplc="173CA968" w:tentative="1">
      <w:start w:val="1"/>
      <w:numFmt w:val="bullet"/>
      <w:lvlText w:val="o"/>
      <w:lvlJc w:val="left"/>
      <w:pPr>
        <w:ind w:left="3600" w:hanging="360"/>
      </w:pPr>
      <w:rPr>
        <w:rFonts w:ascii="Courier New" w:hAnsi="Courier New" w:hint="default"/>
      </w:rPr>
    </w:lvl>
    <w:lvl w:ilvl="5" w:tplc="7D1062A8" w:tentative="1">
      <w:start w:val="1"/>
      <w:numFmt w:val="bullet"/>
      <w:lvlText w:val=""/>
      <w:lvlJc w:val="left"/>
      <w:pPr>
        <w:ind w:left="4320" w:hanging="360"/>
      </w:pPr>
      <w:rPr>
        <w:rFonts w:ascii="Wingdings" w:hAnsi="Wingdings" w:hint="default"/>
      </w:rPr>
    </w:lvl>
    <w:lvl w:ilvl="6" w:tplc="4F805DF4" w:tentative="1">
      <w:start w:val="1"/>
      <w:numFmt w:val="bullet"/>
      <w:lvlText w:val=""/>
      <w:lvlJc w:val="left"/>
      <w:pPr>
        <w:ind w:left="5040" w:hanging="360"/>
      </w:pPr>
      <w:rPr>
        <w:rFonts w:ascii="Symbol" w:hAnsi="Symbol" w:hint="default"/>
      </w:rPr>
    </w:lvl>
    <w:lvl w:ilvl="7" w:tplc="F83009A8" w:tentative="1">
      <w:start w:val="1"/>
      <w:numFmt w:val="bullet"/>
      <w:lvlText w:val="o"/>
      <w:lvlJc w:val="left"/>
      <w:pPr>
        <w:ind w:left="5760" w:hanging="360"/>
      </w:pPr>
      <w:rPr>
        <w:rFonts w:ascii="Courier New" w:hAnsi="Courier New" w:hint="default"/>
      </w:rPr>
    </w:lvl>
    <w:lvl w:ilvl="8" w:tplc="EF0C23D0" w:tentative="1">
      <w:start w:val="1"/>
      <w:numFmt w:val="bullet"/>
      <w:lvlText w:val=""/>
      <w:lvlJc w:val="left"/>
      <w:pPr>
        <w:ind w:left="6480" w:hanging="360"/>
      </w:pPr>
      <w:rPr>
        <w:rFonts w:ascii="Wingdings" w:hAnsi="Wingdings" w:hint="default"/>
      </w:rPr>
    </w:lvl>
  </w:abstractNum>
  <w:abstractNum w:abstractNumId="142">
    <w:nsid w:val="4C465048"/>
    <w:multiLevelType w:val="hybridMultilevel"/>
    <w:tmpl w:val="2B50E4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nsid w:val="4D59269D"/>
    <w:multiLevelType w:val="hybridMultilevel"/>
    <w:tmpl w:val="0EE01272"/>
    <w:lvl w:ilvl="0" w:tplc="EC3C7E16">
      <w:start w:val="1"/>
      <w:numFmt w:val="bullet"/>
      <w:lvlText w:val="B"/>
      <w:lvlJc w:val="left"/>
      <w:pPr>
        <w:tabs>
          <w:tab w:val="num" w:pos="720"/>
        </w:tabs>
        <w:ind w:left="720" w:hanging="360"/>
      </w:pPr>
      <w:rPr>
        <w:rFonts w:ascii="Arial" w:hAnsi="Arial" w:hint="default"/>
      </w:rPr>
    </w:lvl>
    <w:lvl w:ilvl="1" w:tplc="88E89F04" w:tentative="1">
      <w:start w:val="1"/>
      <w:numFmt w:val="bullet"/>
      <w:lvlText w:val="B"/>
      <w:lvlJc w:val="left"/>
      <w:pPr>
        <w:tabs>
          <w:tab w:val="num" w:pos="1440"/>
        </w:tabs>
        <w:ind w:left="1440" w:hanging="360"/>
      </w:pPr>
      <w:rPr>
        <w:rFonts w:ascii="Arial" w:hAnsi="Arial" w:hint="default"/>
      </w:rPr>
    </w:lvl>
    <w:lvl w:ilvl="2" w:tplc="C3C84D2A" w:tentative="1">
      <w:start w:val="1"/>
      <w:numFmt w:val="bullet"/>
      <w:lvlText w:val="B"/>
      <w:lvlJc w:val="left"/>
      <w:pPr>
        <w:tabs>
          <w:tab w:val="num" w:pos="2160"/>
        </w:tabs>
        <w:ind w:left="2160" w:hanging="360"/>
      </w:pPr>
      <w:rPr>
        <w:rFonts w:ascii="Arial" w:hAnsi="Arial" w:hint="default"/>
      </w:rPr>
    </w:lvl>
    <w:lvl w:ilvl="3" w:tplc="A17C827C" w:tentative="1">
      <w:start w:val="1"/>
      <w:numFmt w:val="bullet"/>
      <w:lvlText w:val="B"/>
      <w:lvlJc w:val="left"/>
      <w:pPr>
        <w:tabs>
          <w:tab w:val="num" w:pos="2880"/>
        </w:tabs>
        <w:ind w:left="2880" w:hanging="360"/>
      </w:pPr>
      <w:rPr>
        <w:rFonts w:ascii="Arial" w:hAnsi="Arial" w:hint="default"/>
      </w:rPr>
    </w:lvl>
    <w:lvl w:ilvl="4" w:tplc="6644B1E0" w:tentative="1">
      <w:start w:val="1"/>
      <w:numFmt w:val="bullet"/>
      <w:lvlText w:val="B"/>
      <w:lvlJc w:val="left"/>
      <w:pPr>
        <w:tabs>
          <w:tab w:val="num" w:pos="3600"/>
        </w:tabs>
        <w:ind w:left="3600" w:hanging="360"/>
      </w:pPr>
      <w:rPr>
        <w:rFonts w:ascii="Arial" w:hAnsi="Arial" w:hint="default"/>
      </w:rPr>
    </w:lvl>
    <w:lvl w:ilvl="5" w:tplc="58D8E086" w:tentative="1">
      <w:start w:val="1"/>
      <w:numFmt w:val="bullet"/>
      <w:lvlText w:val="B"/>
      <w:lvlJc w:val="left"/>
      <w:pPr>
        <w:tabs>
          <w:tab w:val="num" w:pos="4320"/>
        </w:tabs>
        <w:ind w:left="4320" w:hanging="360"/>
      </w:pPr>
      <w:rPr>
        <w:rFonts w:ascii="Arial" w:hAnsi="Arial" w:hint="default"/>
      </w:rPr>
    </w:lvl>
    <w:lvl w:ilvl="6" w:tplc="340ADB48" w:tentative="1">
      <w:start w:val="1"/>
      <w:numFmt w:val="bullet"/>
      <w:lvlText w:val="B"/>
      <w:lvlJc w:val="left"/>
      <w:pPr>
        <w:tabs>
          <w:tab w:val="num" w:pos="5040"/>
        </w:tabs>
        <w:ind w:left="5040" w:hanging="360"/>
      </w:pPr>
      <w:rPr>
        <w:rFonts w:ascii="Arial" w:hAnsi="Arial" w:hint="default"/>
      </w:rPr>
    </w:lvl>
    <w:lvl w:ilvl="7" w:tplc="E5B4B262" w:tentative="1">
      <w:start w:val="1"/>
      <w:numFmt w:val="bullet"/>
      <w:lvlText w:val="B"/>
      <w:lvlJc w:val="left"/>
      <w:pPr>
        <w:tabs>
          <w:tab w:val="num" w:pos="5760"/>
        </w:tabs>
        <w:ind w:left="5760" w:hanging="360"/>
      </w:pPr>
      <w:rPr>
        <w:rFonts w:ascii="Arial" w:hAnsi="Arial" w:hint="default"/>
      </w:rPr>
    </w:lvl>
    <w:lvl w:ilvl="8" w:tplc="C9DA5364" w:tentative="1">
      <w:start w:val="1"/>
      <w:numFmt w:val="bullet"/>
      <w:lvlText w:val="B"/>
      <w:lvlJc w:val="left"/>
      <w:pPr>
        <w:tabs>
          <w:tab w:val="num" w:pos="6480"/>
        </w:tabs>
        <w:ind w:left="6480" w:hanging="360"/>
      </w:pPr>
      <w:rPr>
        <w:rFonts w:ascii="Arial" w:hAnsi="Arial" w:hint="default"/>
      </w:rPr>
    </w:lvl>
  </w:abstractNum>
  <w:abstractNum w:abstractNumId="144">
    <w:nsid w:val="4E22395D"/>
    <w:multiLevelType w:val="hybridMultilevel"/>
    <w:tmpl w:val="EC2AA8E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EA975DB"/>
    <w:multiLevelType w:val="hybridMultilevel"/>
    <w:tmpl w:val="66AA1CB2"/>
    <w:lvl w:ilvl="0" w:tplc="9DB25E44">
      <w:start w:val="1"/>
      <w:numFmt w:val="bullet"/>
      <w:lvlText w:val=""/>
      <w:lvlJc w:val="left"/>
      <w:pPr>
        <w:ind w:left="1080" w:hanging="360"/>
      </w:pPr>
      <w:rPr>
        <w:rFonts w:ascii="Symbol" w:hAnsi="Symbol" w:hint="default"/>
      </w:rPr>
    </w:lvl>
    <w:lvl w:ilvl="1" w:tplc="BC583214" w:tentative="1">
      <w:start w:val="1"/>
      <w:numFmt w:val="lowerLetter"/>
      <w:lvlText w:val="%2."/>
      <w:lvlJc w:val="left"/>
      <w:pPr>
        <w:ind w:left="1800" w:hanging="360"/>
      </w:pPr>
    </w:lvl>
    <w:lvl w:ilvl="2" w:tplc="B9A21D46" w:tentative="1">
      <w:start w:val="1"/>
      <w:numFmt w:val="lowerRoman"/>
      <w:lvlText w:val="%3."/>
      <w:lvlJc w:val="right"/>
      <w:pPr>
        <w:ind w:left="2520" w:hanging="180"/>
      </w:pPr>
    </w:lvl>
    <w:lvl w:ilvl="3" w:tplc="836417C4" w:tentative="1">
      <w:start w:val="1"/>
      <w:numFmt w:val="decimal"/>
      <w:lvlText w:val="%4."/>
      <w:lvlJc w:val="left"/>
      <w:pPr>
        <w:ind w:left="3240" w:hanging="360"/>
      </w:pPr>
    </w:lvl>
    <w:lvl w:ilvl="4" w:tplc="25DCCD48" w:tentative="1">
      <w:start w:val="1"/>
      <w:numFmt w:val="lowerLetter"/>
      <w:lvlText w:val="%5."/>
      <w:lvlJc w:val="left"/>
      <w:pPr>
        <w:ind w:left="3960" w:hanging="360"/>
      </w:pPr>
    </w:lvl>
    <w:lvl w:ilvl="5" w:tplc="D9180A84" w:tentative="1">
      <w:start w:val="1"/>
      <w:numFmt w:val="lowerRoman"/>
      <w:lvlText w:val="%6."/>
      <w:lvlJc w:val="right"/>
      <w:pPr>
        <w:ind w:left="4680" w:hanging="180"/>
      </w:pPr>
    </w:lvl>
    <w:lvl w:ilvl="6" w:tplc="D162493A" w:tentative="1">
      <w:start w:val="1"/>
      <w:numFmt w:val="decimal"/>
      <w:lvlText w:val="%7."/>
      <w:lvlJc w:val="left"/>
      <w:pPr>
        <w:ind w:left="5400" w:hanging="360"/>
      </w:pPr>
    </w:lvl>
    <w:lvl w:ilvl="7" w:tplc="A6A24586" w:tentative="1">
      <w:start w:val="1"/>
      <w:numFmt w:val="lowerLetter"/>
      <w:lvlText w:val="%8."/>
      <w:lvlJc w:val="left"/>
      <w:pPr>
        <w:ind w:left="6120" w:hanging="360"/>
      </w:pPr>
    </w:lvl>
    <w:lvl w:ilvl="8" w:tplc="93FA7A32" w:tentative="1">
      <w:start w:val="1"/>
      <w:numFmt w:val="lowerRoman"/>
      <w:lvlText w:val="%9."/>
      <w:lvlJc w:val="right"/>
      <w:pPr>
        <w:ind w:left="6840" w:hanging="180"/>
      </w:pPr>
    </w:lvl>
  </w:abstractNum>
  <w:abstractNum w:abstractNumId="146">
    <w:nsid w:val="4F2E5165"/>
    <w:multiLevelType w:val="hybridMultilevel"/>
    <w:tmpl w:val="973AFBFC"/>
    <w:lvl w:ilvl="0" w:tplc="7A1870A0">
      <w:start w:val="1"/>
      <w:numFmt w:val="bullet"/>
      <w:lvlText w:val="N"/>
      <w:lvlJc w:val="left"/>
      <w:pPr>
        <w:tabs>
          <w:tab w:val="num" w:pos="720"/>
        </w:tabs>
        <w:ind w:left="720" w:hanging="360"/>
      </w:pPr>
      <w:rPr>
        <w:rFonts w:ascii="Arial" w:hAnsi="Arial" w:hint="default"/>
      </w:rPr>
    </w:lvl>
    <w:lvl w:ilvl="1" w:tplc="320EC45A" w:tentative="1">
      <w:start w:val="1"/>
      <w:numFmt w:val="bullet"/>
      <w:lvlText w:val="N"/>
      <w:lvlJc w:val="left"/>
      <w:pPr>
        <w:tabs>
          <w:tab w:val="num" w:pos="1440"/>
        </w:tabs>
        <w:ind w:left="1440" w:hanging="360"/>
      </w:pPr>
      <w:rPr>
        <w:rFonts w:ascii="Arial" w:hAnsi="Arial" w:hint="default"/>
      </w:rPr>
    </w:lvl>
    <w:lvl w:ilvl="2" w:tplc="6AE6701C" w:tentative="1">
      <w:start w:val="1"/>
      <w:numFmt w:val="bullet"/>
      <w:lvlText w:val="N"/>
      <w:lvlJc w:val="left"/>
      <w:pPr>
        <w:tabs>
          <w:tab w:val="num" w:pos="2160"/>
        </w:tabs>
        <w:ind w:left="2160" w:hanging="360"/>
      </w:pPr>
      <w:rPr>
        <w:rFonts w:ascii="Arial" w:hAnsi="Arial" w:hint="default"/>
      </w:rPr>
    </w:lvl>
    <w:lvl w:ilvl="3" w:tplc="5FDAC75A" w:tentative="1">
      <w:start w:val="1"/>
      <w:numFmt w:val="bullet"/>
      <w:lvlText w:val="N"/>
      <w:lvlJc w:val="left"/>
      <w:pPr>
        <w:tabs>
          <w:tab w:val="num" w:pos="2880"/>
        </w:tabs>
        <w:ind w:left="2880" w:hanging="360"/>
      </w:pPr>
      <w:rPr>
        <w:rFonts w:ascii="Arial" w:hAnsi="Arial" w:hint="default"/>
      </w:rPr>
    </w:lvl>
    <w:lvl w:ilvl="4" w:tplc="591E634A" w:tentative="1">
      <w:start w:val="1"/>
      <w:numFmt w:val="bullet"/>
      <w:lvlText w:val="N"/>
      <w:lvlJc w:val="left"/>
      <w:pPr>
        <w:tabs>
          <w:tab w:val="num" w:pos="3600"/>
        </w:tabs>
        <w:ind w:left="3600" w:hanging="360"/>
      </w:pPr>
      <w:rPr>
        <w:rFonts w:ascii="Arial" w:hAnsi="Arial" w:hint="default"/>
      </w:rPr>
    </w:lvl>
    <w:lvl w:ilvl="5" w:tplc="6FB6F3F0" w:tentative="1">
      <w:start w:val="1"/>
      <w:numFmt w:val="bullet"/>
      <w:lvlText w:val="N"/>
      <w:lvlJc w:val="left"/>
      <w:pPr>
        <w:tabs>
          <w:tab w:val="num" w:pos="4320"/>
        </w:tabs>
        <w:ind w:left="4320" w:hanging="360"/>
      </w:pPr>
      <w:rPr>
        <w:rFonts w:ascii="Arial" w:hAnsi="Arial" w:hint="default"/>
      </w:rPr>
    </w:lvl>
    <w:lvl w:ilvl="6" w:tplc="D5688CC8" w:tentative="1">
      <w:start w:val="1"/>
      <w:numFmt w:val="bullet"/>
      <w:lvlText w:val="N"/>
      <w:lvlJc w:val="left"/>
      <w:pPr>
        <w:tabs>
          <w:tab w:val="num" w:pos="5040"/>
        </w:tabs>
        <w:ind w:left="5040" w:hanging="360"/>
      </w:pPr>
      <w:rPr>
        <w:rFonts w:ascii="Arial" w:hAnsi="Arial" w:hint="default"/>
      </w:rPr>
    </w:lvl>
    <w:lvl w:ilvl="7" w:tplc="695EDC08" w:tentative="1">
      <w:start w:val="1"/>
      <w:numFmt w:val="bullet"/>
      <w:lvlText w:val="N"/>
      <w:lvlJc w:val="left"/>
      <w:pPr>
        <w:tabs>
          <w:tab w:val="num" w:pos="5760"/>
        </w:tabs>
        <w:ind w:left="5760" w:hanging="360"/>
      </w:pPr>
      <w:rPr>
        <w:rFonts w:ascii="Arial" w:hAnsi="Arial" w:hint="default"/>
      </w:rPr>
    </w:lvl>
    <w:lvl w:ilvl="8" w:tplc="CA90913E" w:tentative="1">
      <w:start w:val="1"/>
      <w:numFmt w:val="bullet"/>
      <w:lvlText w:val="N"/>
      <w:lvlJc w:val="left"/>
      <w:pPr>
        <w:tabs>
          <w:tab w:val="num" w:pos="6480"/>
        </w:tabs>
        <w:ind w:left="6480" w:hanging="360"/>
      </w:pPr>
      <w:rPr>
        <w:rFonts w:ascii="Arial" w:hAnsi="Arial" w:hint="default"/>
      </w:rPr>
    </w:lvl>
  </w:abstractNum>
  <w:abstractNum w:abstractNumId="147">
    <w:nsid w:val="50BE3FD3"/>
    <w:multiLevelType w:val="hybridMultilevel"/>
    <w:tmpl w:val="76B4480A"/>
    <w:lvl w:ilvl="0" w:tplc="18280E5E">
      <w:start w:val="1"/>
      <w:numFmt w:val="bullet"/>
      <w:lvlText w:val="•"/>
      <w:lvlJc w:val="left"/>
      <w:pPr>
        <w:tabs>
          <w:tab w:val="num" w:pos="720"/>
        </w:tabs>
        <w:ind w:left="720" w:hanging="360"/>
      </w:pPr>
      <w:rPr>
        <w:rFonts w:ascii="Arial" w:hAnsi="Arial" w:hint="default"/>
      </w:rPr>
    </w:lvl>
    <w:lvl w:ilvl="1" w:tplc="745A189C" w:tentative="1">
      <w:start w:val="1"/>
      <w:numFmt w:val="bullet"/>
      <w:lvlText w:val="•"/>
      <w:lvlJc w:val="left"/>
      <w:pPr>
        <w:tabs>
          <w:tab w:val="num" w:pos="1440"/>
        </w:tabs>
        <w:ind w:left="1440" w:hanging="360"/>
      </w:pPr>
      <w:rPr>
        <w:rFonts w:ascii="Arial" w:hAnsi="Arial" w:hint="default"/>
      </w:rPr>
    </w:lvl>
    <w:lvl w:ilvl="2" w:tplc="5874D240" w:tentative="1">
      <w:start w:val="1"/>
      <w:numFmt w:val="bullet"/>
      <w:lvlText w:val="•"/>
      <w:lvlJc w:val="left"/>
      <w:pPr>
        <w:tabs>
          <w:tab w:val="num" w:pos="2160"/>
        </w:tabs>
        <w:ind w:left="2160" w:hanging="360"/>
      </w:pPr>
      <w:rPr>
        <w:rFonts w:ascii="Arial" w:hAnsi="Arial" w:hint="default"/>
      </w:rPr>
    </w:lvl>
    <w:lvl w:ilvl="3" w:tplc="8A0445DC" w:tentative="1">
      <w:start w:val="1"/>
      <w:numFmt w:val="bullet"/>
      <w:lvlText w:val="•"/>
      <w:lvlJc w:val="left"/>
      <w:pPr>
        <w:tabs>
          <w:tab w:val="num" w:pos="2880"/>
        </w:tabs>
        <w:ind w:left="2880" w:hanging="360"/>
      </w:pPr>
      <w:rPr>
        <w:rFonts w:ascii="Arial" w:hAnsi="Arial" w:hint="default"/>
      </w:rPr>
    </w:lvl>
    <w:lvl w:ilvl="4" w:tplc="84B0B68C" w:tentative="1">
      <w:start w:val="1"/>
      <w:numFmt w:val="bullet"/>
      <w:lvlText w:val="•"/>
      <w:lvlJc w:val="left"/>
      <w:pPr>
        <w:tabs>
          <w:tab w:val="num" w:pos="3600"/>
        </w:tabs>
        <w:ind w:left="3600" w:hanging="360"/>
      </w:pPr>
      <w:rPr>
        <w:rFonts w:ascii="Arial" w:hAnsi="Arial" w:hint="default"/>
      </w:rPr>
    </w:lvl>
    <w:lvl w:ilvl="5" w:tplc="B1A45B8A" w:tentative="1">
      <w:start w:val="1"/>
      <w:numFmt w:val="bullet"/>
      <w:lvlText w:val="•"/>
      <w:lvlJc w:val="left"/>
      <w:pPr>
        <w:tabs>
          <w:tab w:val="num" w:pos="4320"/>
        </w:tabs>
        <w:ind w:left="4320" w:hanging="360"/>
      </w:pPr>
      <w:rPr>
        <w:rFonts w:ascii="Arial" w:hAnsi="Arial" w:hint="default"/>
      </w:rPr>
    </w:lvl>
    <w:lvl w:ilvl="6" w:tplc="4AD67436" w:tentative="1">
      <w:start w:val="1"/>
      <w:numFmt w:val="bullet"/>
      <w:lvlText w:val="•"/>
      <w:lvlJc w:val="left"/>
      <w:pPr>
        <w:tabs>
          <w:tab w:val="num" w:pos="5040"/>
        </w:tabs>
        <w:ind w:left="5040" w:hanging="360"/>
      </w:pPr>
      <w:rPr>
        <w:rFonts w:ascii="Arial" w:hAnsi="Arial" w:hint="default"/>
      </w:rPr>
    </w:lvl>
    <w:lvl w:ilvl="7" w:tplc="D00631EA" w:tentative="1">
      <w:start w:val="1"/>
      <w:numFmt w:val="bullet"/>
      <w:lvlText w:val="•"/>
      <w:lvlJc w:val="left"/>
      <w:pPr>
        <w:tabs>
          <w:tab w:val="num" w:pos="5760"/>
        </w:tabs>
        <w:ind w:left="5760" w:hanging="360"/>
      </w:pPr>
      <w:rPr>
        <w:rFonts w:ascii="Arial" w:hAnsi="Arial" w:hint="default"/>
      </w:rPr>
    </w:lvl>
    <w:lvl w:ilvl="8" w:tplc="4D0C42F8" w:tentative="1">
      <w:start w:val="1"/>
      <w:numFmt w:val="bullet"/>
      <w:lvlText w:val="•"/>
      <w:lvlJc w:val="left"/>
      <w:pPr>
        <w:tabs>
          <w:tab w:val="num" w:pos="6480"/>
        </w:tabs>
        <w:ind w:left="6480" w:hanging="360"/>
      </w:pPr>
      <w:rPr>
        <w:rFonts w:ascii="Arial" w:hAnsi="Arial" w:hint="default"/>
      </w:rPr>
    </w:lvl>
  </w:abstractNum>
  <w:abstractNum w:abstractNumId="148">
    <w:nsid w:val="52A257E9"/>
    <w:multiLevelType w:val="hybridMultilevel"/>
    <w:tmpl w:val="B89CC484"/>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nsid w:val="544052AD"/>
    <w:multiLevelType w:val="hybridMultilevel"/>
    <w:tmpl w:val="EE0CD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nsid w:val="548547B3"/>
    <w:multiLevelType w:val="hybridMultilevel"/>
    <w:tmpl w:val="AECC517E"/>
    <w:lvl w:ilvl="0" w:tplc="C34CBB64">
      <w:start w:val="1"/>
      <w:numFmt w:val="bullet"/>
      <w:lvlText w:val="•"/>
      <w:lvlJc w:val="left"/>
      <w:pPr>
        <w:tabs>
          <w:tab w:val="num" w:pos="720"/>
        </w:tabs>
        <w:ind w:left="720" w:hanging="360"/>
      </w:pPr>
      <w:rPr>
        <w:rFonts w:ascii="Arial" w:hAnsi="Arial" w:hint="default"/>
      </w:rPr>
    </w:lvl>
    <w:lvl w:ilvl="1" w:tplc="7FCE9DA0" w:tentative="1">
      <w:start w:val="1"/>
      <w:numFmt w:val="bullet"/>
      <w:lvlText w:val="•"/>
      <w:lvlJc w:val="left"/>
      <w:pPr>
        <w:tabs>
          <w:tab w:val="num" w:pos="1440"/>
        </w:tabs>
        <w:ind w:left="1440" w:hanging="360"/>
      </w:pPr>
      <w:rPr>
        <w:rFonts w:ascii="Arial" w:hAnsi="Arial" w:hint="default"/>
      </w:rPr>
    </w:lvl>
    <w:lvl w:ilvl="2" w:tplc="89EC8834" w:tentative="1">
      <w:start w:val="1"/>
      <w:numFmt w:val="bullet"/>
      <w:lvlText w:val="•"/>
      <w:lvlJc w:val="left"/>
      <w:pPr>
        <w:tabs>
          <w:tab w:val="num" w:pos="2160"/>
        </w:tabs>
        <w:ind w:left="2160" w:hanging="360"/>
      </w:pPr>
      <w:rPr>
        <w:rFonts w:ascii="Arial" w:hAnsi="Arial" w:hint="default"/>
      </w:rPr>
    </w:lvl>
    <w:lvl w:ilvl="3" w:tplc="C83E6C8E" w:tentative="1">
      <w:start w:val="1"/>
      <w:numFmt w:val="bullet"/>
      <w:lvlText w:val="•"/>
      <w:lvlJc w:val="left"/>
      <w:pPr>
        <w:tabs>
          <w:tab w:val="num" w:pos="2880"/>
        </w:tabs>
        <w:ind w:left="2880" w:hanging="360"/>
      </w:pPr>
      <w:rPr>
        <w:rFonts w:ascii="Arial" w:hAnsi="Arial" w:hint="default"/>
      </w:rPr>
    </w:lvl>
    <w:lvl w:ilvl="4" w:tplc="0664724E" w:tentative="1">
      <w:start w:val="1"/>
      <w:numFmt w:val="bullet"/>
      <w:lvlText w:val="•"/>
      <w:lvlJc w:val="left"/>
      <w:pPr>
        <w:tabs>
          <w:tab w:val="num" w:pos="3600"/>
        </w:tabs>
        <w:ind w:left="3600" w:hanging="360"/>
      </w:pPr>
      <w:rPr>
        <w:rFonts w:ascii="Arial" w:hAnsi="Arial" w:hint="default"/>
      </w:rPr>
    </w:lvl>
    <w:lvl w:ilvl="5" w:tplc="BAF82CD0" w:tentative="1">
      <w:start w:val="1"/>
      <w:numFmt w:val="bullet"/>
      <w:lvlText w:val="•"/>
      <w:lvlJc w:val="left"/>
      <w:pPr>
        <w:tabs>
          <w:tab w:val="num" w:pos="4320"/>
        </w:tabs>
        <w:ind w:left="4320" w:hanging="360"/>
      </w:pPr>
      <w:rPr>
        <w:rFonts w:ascii="Arial" w:hAnsi="Arial" w:hint="default"/>
      </w:rPr>
    </w:lvl>
    <w:lvl w:ilvl="6" w:tplc="811A2C28" w:tentative="1">
      <w:start w:val="1"/>
      <w:numFmt w:val="bullet"/>
      <w:lvlText w:val="•"/>
      <w:lvlJc w:val="left"/>
      <w:pPr>
        <w:tabs>
          <w:tab w:val="num" w:pos="5040"/>
        </w:tabs>
        <w:ind w:left="5040" w:hanging="360"/>
      </w:pPr>
      <w:rPr>
        <w:rFonts w:ascii="Arial" w:hAnsi="Arial" w:hint="default"/>
      </w:rPr>
    </w:lvl>
    <w:lvl w:ilvl="7" w:tplc="7A708C6E" w:tentative="1">
      <w:start w:val="1"/>
      <w:numFmt w:val="bullet"/>
      <w:lvlText w:val="•"/>
      <w:lvlJc w:val="left"/>
      <w:pPr>
        <w:tabs>
          <w:tab w:val="num" w:pos="5760"/>
        </w:tabs>
        <w:ind w:left="5760" w:hanging="360"/>
      </w:pPr>
      <w:rPr>
        <w:rFonts w:ascii="Arial" w:hAnsi="Arial" w:hint="default"/>
      </w:rPr>
    </w:lvl>
    <w:lvl w:ilvl="8" w:tplc="E7B00ED6" w:tentative="1">
      <w:start w:val="1"/>
      <w:numFmt w:val="bullet"/>
      <w:lvlText w:val="•"/>
      <w:lvlJc w:val="left"/>
      <w:pPr>
        <w:tabs>
          <w:tab w:val="num" w:pos="6480"/>
        </w:tabs>
        <w:ind w:left="6480" w:hanging="360"/>
      </w:pPr>
      <w:rPr>
        <w:rFonts w:ascii="Arial" w:hAnsi="Arial" w:hint="default"/>
      </w:rPr>
    </w:lvl>
  </w:abstractNum>
  <w:abstractNum w:abstractNumId="151">
    <w:nsid w:val="54AA5346"/>
    <w:multiLevelType w:val="hybridMultilevel"/>
    <w:tmpl w:val="D9646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54C73040"/>
    <w:multiLevelType w:val="hybridMultilevel"/>
    <w:tmpl w:val="A668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5E8743A"/>
    <w:multiLevelType w:val="multilevel"/>
    <w:tmpl w:val="5970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60B2A2C"/>
    <w:multiLevelType w:val="hybridMultilevel"/>
    <w:tmpl w:val="4052E134"/>
    <w:lvl w:ilvl="0" w:tplc="1DE64E8A">
      <w:start w:val="1"/>
      <w:numFmt w:val="bullet"/>
      <w:lvlText w:val="A"/>
      <w:lvlJc w:val="left"/>
      <w:pPr>
        <w:tabs>
          <w:tab w:val="num" w:pos="720"/>
        </w:tabs>
        <w:ind w:left="720" w:hanging="360"/>
      </w:pPr>
      <w:rPr>
        <w:rFonts w:ascii="Arial" w:hAnsi="Arial" w:hint="default"/>
      </w:rPr>
    </w:lvl>
    <w:lvl w:ilvl="1" w:tplc="7DF21A66" w:tentative="1">
      <w:start w:val="1"/>
      <w:numFmt w:val="bullet"/>
      <w:lvlText w:val="A"/>
      <w:lvlJc w:val="left"/>
      <w:pPr>
        <w:tabs>
          <w:tab w:val="num" w:pos="1440"/>
        </w:tabs>
        <w:ind w:left="1440" w:hanging="360"/>
      </w:pPr>
      <w:rPr>
        <w:rFonts w:ascii="Arial" w:hAnsi="Arial" w:hint="default"/>
      </w:rPr>
    </w:lvl>
    <w:lvl w:ilvl="2" w:tplc="2DCE8DFA" w:tentative="1">
      <w:start w:val="1"/>
      <w:numFmt w:val="bullet"/>
      <w:lvlText w:val="A"/>
      <w:lvlJc w:val="left"/>
      <w:pPr>
        <w:tabs>
          <w:tab w:val="num" w:pos="2160"/>
        </w:tabs>
        <w:ind w:left="2160" w:hanging="360"/>
      </w:pPr>
      <w:rPr>
        <w:rFonts w:ascii="Arial" w:hAnsi="Arial" w:hint="default"/>
      </w:rPr>
    </w:lvl>
    <w:lvl w:ilvl="3" w:tplc="4EAC7514" w:tentative="1">
      <w:start w:val="1"/>
      <w:numFmt w:val="bullet"/>
      <w:lvlText w:val="A"/>
      <w:lvlJc w:val="left"/>
      <w:pPr>
        <w:tabs>
          <w:tab w:val="num" w:pos="2880"/>
        </w:tabs>
        <w:ind w:left="2880" w:hanging="360"/>
      </w:pPr>
      <w:rPr>
        <w:rFonts w:ascii="Arial" w:hAnsi="Arial" w:hint="default"/>
      </w:rPr>
    </w:lvl>
    <w:lvl w:ilvl="4" w:tplc="F5042B66" w:tentative="1">
      <w:start w:val="1"/>
      <w:numFmt w:val="bullet"/>
      <w:lvlText w:val="A"/>
      <w:lvlJc w:val="left"/>
      <w:pPr>
        <w:tabs>
          <w:tab w:val="num" w:pos="3600"/>
        </w:tabs>
        <w:ind w:left="3600" w:hanging="360"/>
      </w:pPr>
      <w:rPr>
        <w:rFonts w:ascii="Arial" w:hAnsi="Arial" w:hint="default"/>
      </w:rPr>
    </w:lvl>
    <w:lvl w:ilvl="5" w:tplc="52EC883A" w:tentative="1">
      <w:start w:val="1"/>
      <w:numFmt w:val="bullet"/>
      <w:lvlText w:val="A"/>
      <w:lvlJc w:val="left"/>
      <w:pPr>
        <w:tabs>
          <w:tab w:val="num" w:pos="4320"/>
        </w:tabs>
        <w:ind w:left="4320" w:hanging="360"/>
      </w:pPr>
      <w:rPr>
        <w:rFonts w:ascii="Arial" w:hAnsi="Arial" w:hint="default"/>
      </w:rPr>
    </w:lvl>
    <w:lvl w:ilvl="6" w:tplc="8B886D26" w:tentative="1">
      <w:start w:val="1"/>
      <w:numFmt w:val="bullet"/>
      <w:lvlText w:val="A"/>
      <w:lvlJc w:val="left"/>
      <w:pPr>
        <w:tabs>
          <w:tab w:val="num" w:pos="5040"/>
        </w:tabs>
        <w:ind w:left="5040" w:hanging="360"/>
      </w:pPr>
      <w:rPr>
        <w:rFonts w:ascii="Arial" w:hAnsi="Arial" w:hint="default"/>
      </w:rPr>
    </w:lvl>
    <w:lvl w:ilvl="7" w:tplc="C3F2D2CA" w:tentative="1">
      <w:start w:val="1"/>
      <w:numFmt w:val="bullet"/>
      <w:lvlText w:val="A"/>
      <w:lvlJc w:val="left"/>
      <w:pPr>
        <w:tabs>
          <w:tab w:val="num" w:pos="5760"/>
        </w:tabs>
        <w:ind w:left="5760" w:hanging="360"/>
      </w:pPr>
      <w:rPr>
        <w:rFonts w:ascii="Arial" w:hAnsi="Arial" w:hint="default"/>
      </w:rPr>
    </w:lvl>
    <w:lvl w:ilvl="8" w:tplc="0CA8C8FE" w:tentative="1">
      <w:start w:val="1"/>
      <w:numFmt w:val="bullet"/>
      <w:lvlText w:val="A"/>
      <w:lvlJc w:val="left"/>
      <w:pPr>
        <w:tabs>
          <w:tab w:val="num" w:pos="6480"/>
        </w:tabs>
        <w:ind w:left="6480" w:hanging="360"/>
      </w:pPr>
      <w:rPr>
        <w:rFonts w:ascii="Arial" w:hAnsi="Arial" w:hint="default"/>
      </w:rPr>
    </w:lvl>
  </w:abstractNum>
  <w:abstractNum w:abstractNumId="155">
    <w:nsid w:val="56152B72"/>
    <w:multiLevelType w:val="hybridMultilevel"/>
    <w:tmpl w:val="C944D598"/>
    <w:lvl w:ilvl="0" w:tplc="E982AEDE">
      <w:start w:val="1"/>
      <w:numFmt w:val="bullet"/>
      <w:lvlText w:val="E"/>
      <w:lvlJc w:val="left"/>
      <w:pPr>
        <w:tabs>
          <w:tab w:val="num" w:pos="720"/>
        </w:tabs>
        <w:ind w:left="720" w:hanging="360"/>
      </w:pPr>
      <w:rPr>
        <w:rFonts w:ascii="Arial" w:hAnsi="Arial" w:hint="default"/>
      </w:rPr>
    </w:lvl>
    <w:lvl w:ilvl="1" w:tplc="ED42A9C0" w:tentative="1">
      <w:start w:val="1"/>
      <w:numFmt w:val="bullet"/>
      <w:lvlText w:val="E"/>
      <w:lvlJc w:val="left"/>
      <w:pPr>
        <w:tabs>
          <w:tab w:val="num" w:pos="1440"/>
        </w:tabs>
        <w:ind w:left="1440" w:hanging="360"/>
      </w:pPr>
      <w:rPr>
        <w:rFonts w:ascii="Arial" w:hAnsi="Arial" w:hint="default"/>
      </w:rPr>
    </w:lvl>
    <w:lvl w:ilvl="2" w:tplc="DC52BFAA" w:tentative="1">
      <w:start w:val="1"/>
      <w:numFmt w:val="bullet"/>
      <w:lvlText w:val="E"/>
      <w:lvlJc w:val="left"/>
      <w:pPr>
        <w:tabs>
          <w:tab w:val="num" w:pos="2160"/>
        </w:tabs>
        <w:ind w:left="2160" w:hanging="360"/>
      </w:pPr>
      <w:rPr>
        <w:rFonts w:ascii="Arial" w:hAnsi="Arial" w:hint="default"/>
      </w:rPr>
    </w:lvl>
    <w:lvl w:ilvl="3" w:tplc="671E45FE" w:tentative="1">
      <w:start w:val="1"/>
      <w:numFmt w:val="bullet"/>
      <w:lvlText w:val="E"/>
      <w:lvlJc w:val="left"/>
      <w:pPr>
        <w:tabs>
          <w:tab w:val="num" w:pos="2880"/>
        </w:tabs>
        <w:ind w:left="2880" w:hanging="360"/>
      </w:pPr>
      <w:rPr>
        <w:rFonts w:ascii="Arial" w:hAnsi="Arial" w:hint="default"/>
      </w:rPr>
    </w:lvl>
    <w:lvl w:ilvl="4" w:tplc="75F6BD78" w:tentative="1">
      <w:start w:val="1"/>
      <w:numFmt w:val="bullet"/>
      <w:lvlText w:val="E"/>
      <w:lvlJc w:val="left"/>
      <w:pPr>
        <w:tabs>
          <w:tab w:val="num" w:pos="3600"/>
        </w:tabs>
        <w:ind w:left="3600" w:hanging="360"/>
      </w:pPr>
      <w:rPr>
        <w:rFonts w:ascii="Arial" w:hAnsi="Arial" w:hint="default"/>
      </w:rPr>
    </w:lvl>
    <w:lvl w:ilvl="5" w:tplc="5AB8A7C8" w:tentative="1">
      <w:start w:val="1"/>
      <w:numFmt w:val="bullet"/>
      <w:lvlText w:val="E"/>
      <w:lvlJc w:val="left"/>
      <w:pPr>
        <w:tabs>
          <w:tab w:val="num" w:pos="4320"/>
        </w:tabs>
        <w:ind w:left="4320" w:hanging="360"/>
      </w:pPr>
      <w:rPr>
        <w:rFonts w:ascii="Arial" w:hAnsi="Arial" w:hint="default"/>
      </w:rPr>
    </w:lvl>
    <w:lvl w:ilvl="6" w:tplc="10EA3E3A" w:tentative="1">
      <w:start w:val="1"/>
      <w:numFmt w:val="bullet"/>
      <w:lvlText w:val="E"/>
      <w:lvlJc w:val="left"/>
      <w:pPr>
        <w:tabs>
          <w:tab w:val="num" w:pos="5040"/>
        </w:tabs>
        <w:ind w:left="5040" w:hanging="360"/>
      </w:pPr>
      <w:rPr>
        <w:rFonts w:ascii="Arial" w:hAnsi="Arial" w:hint="default"/>
      </w:rPr>
    </w:lvl>
    <w:lvl w:ilvl="7" w:tplc="B680E4C4" w:tentative="1">
      <w:start w:val="1"/>
      <w:numFmt w:val="bullet"/>
      <w:lvlText w:val="E"/>
      <w:lvlJc w:val="left"/>
      <w:pPr>
        <w:tabs>
          <w:tab w:val="num" w:pos="5760"/>
        </w:tabs>
        <w:ind w:left="5760" w:hanging="360"/>
      </w:pPr>
      <w:rPr>
        <w:rFonts w:ascii="Arial" w:hAnsi="Arial" w:hint="default"/>
      </w:rPr>
    </w:lvl>
    <w:lvl w:ilvl="8" w:tplc="ECAC3748" w:tentative="1">
      <w:start w:val="1"/>
      <w:numFmt w:val="bullet"/>
      <w:lvlText w:val="E"/>
      <w:lvlJc w:val="left"/>
      <w:pPr>
        <w:tabs>
          <w:tab w:val="num" w:pos="6480"/>
        </w:tabs>
        <w:ind w:left="6480" w:hanging="360"/>
      </w:pPr>
      <w:rPr>
        <w:rFonts w:ascii="Arial" w:hAnsi="Arial" w:hint="default"/>
      </w:rPr>
    </w:lvl>
  </w:abstractNum>
  <w:abstractNum w:abstractNumId="156">
    <w:nsid w:val="56397E84"/>
    <w:multiLevelType w:val="hybridMultilevel"/>
    <w:tmpl w:val="A56A3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56525BC7"/>
    <w:multiLevelType w:val="hybridMultilevel"/>
    <w:tmpl w:val="E34ED7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56A0092A"/>
    <w:multiLevelType w:val="hybridMultilevel"/>
    <w:tmpl w:val="7842EB98"/>
    <w:lvl w:ilvl="0" w:tplc="B7141D32">
      <w:start w:val="1"/>
      <w:numFmt w:val="bullet"/>
      <w:lvlText w:val="R"/>
      <w:lvlJc w:val="left"/>
      <w:pPr>
        <w:tabs>
          <w:tab w:val="num" w:pos="720"/>
        </w:tabs>
        <w:ind w:left="720" w:hanging="360"/>
      </w:pPr>
      <w:rPr>
        <w:rFonts w:ascii="Arial" w:hAnsi="Arial" w:hint="default"/>
      </w:rPr>
    </w:lvl>
    <w:lvl w:ilvl="1" w:tplc="8C145C2C" w:tentative="1">
      <w:start w:val="1"/>
      <w:numFmt w:val="bullet"/>
      <w:lvlText w:val="R"/>
      <w:lvlJc w:val="left"/>
      <w:pPr>
        <w:tabs>
          <w:tab w:val="num" w:pos="1440"/>
        </w:tabs>
        <w:ind w:left="1440" w:hanging="360"/>
      </w:pPr>
      <w:rPr>
        <w:rFonts w:ascii="Arial" w:hAnsi="Arial" w:hint="default"/>
      </w:rPr>
    </w:lvl>
    <w:lvl w:ilvl="2" w:tplc="8410B99C" w:tentative="1">
      <w:start w:val="1"/>
      <w:numFmt w:val="bullet"/>
      <w:lvlText w:val="R"/>
      <w:lvlJc w:val="left"/>
      <w:pPr>
        <w:tabs>
          <w:tab w:val="num" w:pos="2160"/>
        </w:tabs>
        <w:ind w:left="2160" w:hanging="360"/>
      </w:pPr>
      <w:rPr>
        <w:rFonts w:ascii="Arial" w:hAnsi="Arial" w:hint="default"/>
      </w:rPr>
    </w:lvl>
    <w:lvl w:ilvl="3" w:tplc="0D0002F0" w:tentative="1">
      <w:start w:val="1"/>
      <w:numFmt w:val="bullet"/>
      <w:lvlText w:val="R"/>
      <w:lvlJc w:val="left"/>
      <w:pPr>
        <w:tabs>
          <w:tab w:val="num" w:pos="2880"/>
        </w:tabs>
        <w:ind w:left="2880" w:hanging="360"/>
      </w:pPr>
      <w:rPr>
        <w:rFonts w:ascii="Arial" w:hAnsi="Arial" w:hint="default"/>
      </w:rPr>
    </w:lvl>
    <w:lvl w:ilvl="4" w:tplc="F724C5BA" w:tentative="1">
      <w:start w:val="1"/>
      <w:numFmt w:val="bullet"/>
      <w:lvlText w:val="R"/>
      <w:lvlJc w:val="left"/>
      <w:pPr>
        <w:tabs>
          <w:tab w:val="num" w:pos="3600"/>
        </w:tabs>
        <w:ind w:left="3600" w:hanging="360"/>
      </w:pPr>
      <w:rPr>
        <w:rFonts w:ascii="Arial" w:hAnsi="Arial" w:hint="default"/>
      </w:rPr>
    </w:lvl>
    <w:lvl w:ilvl="5" w:tplc="01821648" w:tentative="1">
      <w:start w:val="1"/>
      <w:numFmt w:val="bullet"/>
      <w:lvlText w:val="R"/>
      <w:lvlJc w:val="left"/>
      <w:pPr>
        <w:tabs>
          <w:tab w:val="num" w:pos="4320"/>
        </w:tabs>
        <w:ind w:left="4320" w:hanging="360"/>
      </w:pPr>
      <w:rPr>
        <w:rFonts w:ascii="Arial" w:hAnsi="Arial" w:hint="default"/>
      </w:rPr>
    </w:lvl>
    <w:lvl w:ilvl="6" w:tplc="3A96DAF2" w:tentative="1">
      <w:start w:val="1"/>
      <w:numFmt w:val="bullet"/>
      <w:lvlText w:val="R"/>
      <w:lvlJc w:val="left"/>
      <w:pPr>
        <w:tabs>
          <w:tab w:val="num" w:pos="5040"/>
        </w:tabs>
        <w:ind w:left="5040" w:hanging="360"/>
      </w:pPr>
      <w:rPr>
        <w:rFonts w:ascii="Arial" w:hAnsi="Arial" w:hint="default"/>
      </w:rPr>
    </w:lvl>
    <w:lvl w:ilvl="7" w:tplc="09EC132C" w:tentative="1">
      <w:start w:val="1"/>
      <w:numFmt w:val="bullet"/>
      <w:lvlText w:val="R"/>
      <w:lvlJc w:val="left"/>
      <w:pPr>
        <w:tabs>
          <w:tab w:val="num" w:pos="5760"/>
        </w:tabs>
        <w:ind w:left="5760" w:hanging="360"/>
      </w:pPr>
      <w:rPr>
        <w:rFonts w:ascii="Arial" w:hAnsi="Arial" w:hint="default"/>
      </w:rPr>
    </w:lvl>
    <w:lvl w:ilvl="8" w:tplc="FA1A77E0" w:tentative="1">
      <w:start w:val="1"/>
      <w:numFmt w:val="bullet"/>
      <w:lvlText w:val="R"/>
      <w:lvlJc w:val="left"/>
      <w:pPr>
        <w:tabs>
          <w:tab w:val="num" w:pos="6480"/>
        </w:tabs>
        <w:ind w:left="6480" w:hanging="360"/>
      </w:pPr>
      <w:rPr>
        <w:rFonts w:ascii="Arial" w:hAnsi="Arial" w:hint="default"/>
      </w:rPr>
    </w:lvl>
  </w:abstractNum>
  <w:abstractNum w:abstractNumId="159">
    <w:nsid w:val="56E26FD9"/>
    <w:multiLevelType w:val="hybridMultilevel"/>
    <w:tmpl w:val="2E363E2E"/>
    <w:lvl w:ilvl="0" w:tplc="F886D722">
      <w:start w:val="1"/>
      <w:numFmt w:val="bullet"/>
      <w:lvlText w:val="M"/>
      <w:lvlJc w:val="left"/>
      <w:pPr>
        <w:tabs>
          <w:tab w:val="num" w:pos="720"/>
        </w:tabs>
        <w:ind w:left="720" w:hanging="360"/>
      </w:pPr>
      <w:rPr>
        <w:rFonts w:ascii="Arial" w:hAnsi="Arial" w:hint="default"/>
      </w:rPr>
    </w:lvl>
    <w:lvl w:ilvl="1" w:tplc="D2A0DA0A" w:tentative="1">
      <w:start w:val="1"/>
      <w:numFmt w:val="bullet"/>
      <w:lvlText w:val="M"/>
      <w:lvlJc w:val="left"/>
      <w:pPr>
        <w:tabs>
          <w:tab w:val="num" w:pos="1440"/>
        </w:tabs>
        <w:ind w:left="1440" w:hanging="360"/>
      </w:pPr>
      <w:rPr>
        <w:rFonts w:ascii="Arial" w:hAnsi="Arial" w:hint="default"/>
      </w:rPr>
    </w:lvl>
    <w:lvl w:ilvl="2" w:tplc="299E03E4" w:tentative="1">
      <w:start w:val="1"/>
      <w:numFmt w:val="bullet"/>
      <w:lvlText w:val="M"/>
      <w:lvlJc w:val="left"/>
      <w:pPr>
        <w:tabs>
          <w:tab w:val="num" w:pos="2160"/>
        </w:tabs>
        <w:ind w:left="2160" w:hanging="360"/>
      </w:pPr>
      <w:rPr>
        <w:rFonts w:ascii="Arial" w:hAnsi="Arial" w:hint="default"/>
      </w:rPr>
    </w:lvl>
    <w:lvl w:ilvl="3" w:tplc="B7DAB52A" w:tentative="1">
      <w:start w:val="1"/>
      <w:numFmt w:val="bullet"/>
      <w:lvlText w:val="M"/>
      <w:lvlJc w:val="left"/>
      <w:pPr>
        <w:tabs>
          <w:tab w:val="num" w:pos="2880"/>
        </w:tabs>
        <w:ind w:left="2880" w:hanging="360"/>
      </w:pPr>
      <w:rPr>
        <w:rFonts w:ascii="Arial" w:hAnsi="Arial" w:hint="default"/>
      </w:rPr>
    </w:lvl>
    <w:lvl w:ilvl="4" w:tplc="9A320878" w:tentative="1">
      <w:start w:val="1"/>
      <w:numFmt w:val="bullet"/>
      <w:lvlText w:val="M"/>
      <w:lvlJc w:val="left"/>
      <w:pPr>
        <w:tabs>
          <w:tab w:val="num" w:pos="3600"/>
        </w:tabs>
        <w:ind w:left="3600" w:hanging="360"/>
      </w:pPr>
      <w:rPr>
        <w:rFonts w:ascii="Arial" w:hAnsi="Arial" w:hint="default"/>
      </w:rPr>
    </w:lvl>
    <w:lvl w:ilvl="5" w:tplc="1CA4152A" w:tentative="1">
      <w:start w:val="1"/>
      <w:numFmt w:val="bullet"/>
      <w:lvlText w:val="M"/>
      <w:lvlJc w:val="left"/>
      <w:pPr>
        <w:tabs>
          <w:tab w:val="num" w:pos="4320"/>
        </w:tabs>
        <w:ind w:left="4320" w:hanging="360"/>
      </w:pPr>
      <w:rPr>
        <w:rFonts w:ascii="Arial" w:hAnsi="Arial" w:hint="default"/>
      </w:rPr>
    </w:lvl>
    <w:lvl w:ilvl="6" w:tplc="6B92229E" w:tentative="1">
      <w:start w:val="1"/>
      <w:numFmt w:val="bullet"/>
      <w:lvlText w:val="M"/>
      <w:lvlJc w:val="left"/>
      <w:pPr>
        <w:tabs>
          <w:tab w:val="num" w:pos="5040"/>
        </w:tabs>
        <w:ind w:left="5040" w:hanging="360"/>
      </w:pPr>
      <w:rPr>
        <w:rFonts w:ascii="Arial" w:hAnsi="Arial" w:hint="default"/>
      </w:rPr>
    </w:lvl>
    <w:lvl w:ilvl="7" w:tplc="7BA6252E" w:tentative="1">
      <w:start w:val="1"/>
      <w:numFmt w:val="bullet"/>
      <w:lvlText w:val="M"/>
      <w:lvlJc w:val="left"/>
      <w:pPr>
        <w:tabs>
          <w:tab w:val="num" w:pos="5760"/>
        </w:tabs>
        <w:ind w:left="5760" w:hanging="360"/>
      </w:pPr>
      <w:rPr>
        <w:rFonts w:ascii="Arial" w:hAnsi="Arial" w:hint="default"/>
      </w:rPr>
    </w:lvl>
    <w:lvl w:ilvl="8" w:tplc="ABB23EAE" w:tentative="1">
      <w:start w:val="1"/>
      <w:numFmt w:val="bullet"/>
      <w:lvlText w:val="M"/>
      <w:lvlJc w:val="left"/>
      <w:pPr>
        <w:tabs>
          <w:tab w:val="num" w:pos="6480"/>
        </w:tabs>
        <w:ind w:left="6480" w:hanging="360"/>
      </w:pPr>
      <w:rPr>
        <w:rFonts w:ascii="Arial" w:hAnsi="Arial" w:hint="default"/>
      </w:rPr>
    </w:lvl>
  </w:abstractNum>
  <w:abstractNum w:abstractNumId="160">
    <w:nsid w:val="57A06E7D"/>
    <w:multiLevelType w:val="multilevel"/>
    <w:tmpl w:val="F6CE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nsid w:val="57F818E7"/>
    <w:multiLevelType w:val="hybridMultilevel"/>
    <w:tmpl w:val="F2C2B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58D073C3"/>
    <w:multiLevelType w:val="hybridMultilevel"/>
    <w:tmpl w:val="A99E9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58F620C1"/>
    <w:multiLevelType w:val="hybridMultilevel"/>
    <w:tmpl w:val="A8263320"/>
    <w:lvl w:ilvl="0" w:tplc="BF0006AA">
      <w:start w:val="1"/>
      <w:numFmt w:val="bullet"/>
      <w:lvlText w:val="H"/>
      <w:lvlJc w:val="left"/>
      <w:pPr>
        <w:tabs>
          <w:tab w:val="num" w:pos="720"/>
        </w:tabs>
        <w:ind w:left="720" w:hanging="360"/>
      </w:pPr>
      <w:rPr>
        <w:rFonts w:ascii="Arial" w:hAnsi="Arial" w:hint="default"/>
      </w:rPr>
    </w:lvl>
    <w:lvl w:ilvl="1" w:tplc="19FC1A4E" w:tentative="1">
      <w:start w:val="1"/>
      <w:numFmt w:val="bullet"/>
      <w:lvlText w:val="H"/>
      <w:lvlJc w:val="left"/>
      <w:pPr>
        <w:tabs>
          <w:tab w:val="num" w:pos="1440"/>
        </w:tabs>
        <w:ind w:left="1440" w:hanging="360"/>
      </w:pPr>
      <w:rPr>
        <w:rFonts w:ascii="Arial" w:hAnsi="Arial" w:hint="default"/>
      </w:rPr>
    </w:lvl>
    <w:lvl w:ilvl="2" w:tplc="A2841276" w:tentative="1">
      <w:start w:val="1"/>
      <w:numFmt w:val="bullet"/>
      <w:lvlText w:val="H"/>
      <w:lvlJc w:val="left"/>
      <w:pPr>
        <w:tabs>
          <w:tab w:val="num" w:pos="2160"/>
        </w:tabs>
        <w:ind w:left="2160" w:hanging="360"/>
      </w:pPr>
      <w:rPr>
        <w:rFonts w:ascii="Arial" w:hAnsi="Arial" w:hint="default"/>
      </w:rPr>
    </w:lvl>
    <w:lvl w:ilvl="3" w:tplc="BE7886F8" w:tentative="1">
      <w:start w:val="1"/>
      <w:numFmt w:val="bullet"/>
      <w:lvlText w:val="H"/>
      <w:lvlJc w:val="left"/>
      <w:pPr>
        <w:tabs>
          <w:tab w:val="num" w:pos="2880"/>
        </w:tabs>
        <w:ind w:left="2880" w:hanging="360"/>
      </w:pPr>
      <w:rPr>
        <w:rFonts w:ascii="Arial" w:hAnsi="Arial" w:hint="default"/>
      </w:rPr>
    </w:lvl>
    <w:lvl w:ilvl="4" w:tplc="7F706622" w:tentative="1">
      <w:start w:val="1"/>
      <w:numFmt w:val="bullet"/>
      <w:lvlText w:val="H"/>
      <w:lvlJc w:val="left"/>
      <w:pPr>
        <w:tabs>
          <w:tab w:val="num" w:pos="3600"/>
        </w:tabs>
        <w:ind w:left="3600" w:hanging="360"/>
      </w:pPr>
      <w:rPr>
        <w:rFonts w:ascii="Arial" w:hAnsi="Arial" w:hint="default"/>
      </w:rPr>
    </w:lvl>
    <w:lvl w:ilvl="5" w:tplc="A15CE0B0" w:tentative="1">
      <w:start w:val="1"/>
      <w:numFmt w:val="bullet"/>
      <w:lvlText w:val="H"/>
      <w:lvlJc w:val="left"/>
      <w:pPr>
        <w:tabs>
          <w:tab w:val="num" w:pos="4320"/>
        </w:tabs>
        <w:ind w:left="4320" w:hanging="360"/>
      </w:pPr>
      <w:rPr>
        <w:rFonts w:ascii="Arial" w:hAnsi="Arial" w:hint="default"/>
      </w:rPr>
    </w:lvl>
    <w:lvl w:ilvl="6" w:tplc="3F5E7A38" w:tentative="1">
      <w:start w:val="1"/>
      <w:numFmt w:val="bullet"/>
      <w:lvlText w:val="H"/>
      <w:lvlJc w:val="left"/>
      <w:pPr>
        <w:tabs>
          <w:tab w:val="num" w:pos="5040"/>
        </w:tabs>
        <w:ind w:left="5040" w:hanging="360"/>
      </w:pPr>
      <w:rPr>
        <w:rFonts w:ascii="Arial" w:hAnsi="Arial" w:hint="default"/>
      </w:rPr>
    </w:lvl>
    <w:lvl w:ilvl="7" w:tplc="54C46ED8" w:tentative="1">
      <w:start w:val="1"/>
      <w:numFmt w:val="bullet"/>
      <w:lvlText w:val="H"/>
      <w:lvlJc w:val="left"/>
      <w:pPr>
        <w:tabs>
          <w:tab w:val="num" w:pos="5760"/>
        </w:tabs>
        <w:ind w:left="5760" w:hanging="360"/>
      </w:pPr>
      <w:rPr>
        <w:rFonts w:ascii="Arial" w:hAnsi="Arial" w:hint="default"/>
      </w:rPr>
    </w:lvl>
    <w:lvl w:ilvl="8" w:tplc="B874B5E4" w:tentative="1">
      <w:start w:val="1"/>
      <w:numFmt w:val="bullet"/>
      <w:lvlText w:val="H"/>
      <w:lvlJc w:val="left"/>
      <w:pPr>
        <w:tabs>
          <w:tab w:val="num" w:pos="6480"/>
        </w:tabs>
        <w:ind w:left="6480" w:hanging="360"/>
      </w:pPr>
      <w:rPr>
        <w:rFonts w:ascii="Arial" w:hAnsi="Arial" w:hint="default"/>
      </w:rPr>
    </w:lvl>
  </w:abstractNum>
  <w:abstractNum w:abstractNumId="164">
    <w:nsid w:val="59F84A5D"/>
    <w:multiLevelType w:val="hybridMultilevel"/>
    <w:tmpl w:val="46C21460"/>
    <w:lvl w:ilvl="0" w:tplc="1AC08E56">
      <w:start w:val="1"/>
      <w:numFmt w:val="bullet"/>
      <w:lvlText w:val="M"/>
      <w:lvlJc w:val="left"/>
      <w:pPr>
        <w:tabs>
          <w:tab w:val="num" w:pos="720"/>
        </w:tabs>
        <w:ind w:left="720" w:hanging="360"/>
      </w:pPr>
      <w:rPr>
        <w:rFonts w:ascii="Arial" w:hAnsi="Arial" w:hint="default"/>
      </w:rPr>
    </w:lvl>
    <w:lvl w:ilvl="1" w:tplc="DA76735C" w:tentative="1">
      <w:start w:val="1"/>
      <w:numFmt w:val="bullet"/>
      <w:lvlText w:val="M"/>
      <w:lvlJc w:val="left"/>
      <w:pPr>
        <w:tabs>
          <w:tab w:val="num" w:pos="1440"/>
        </w:tabs>
        <w:ind w:left="1440" w:hanging="360"/>
      </w:pPr>
      <w:rPr>
        <w:rFonts w:ascii="Arial" w:hAnsi="Arial" w:hint="default"/>
      </w:rPr>
    </w:lvl>
    <w:lvl w:ilvl="2" w:tplc="F7B6C7E6" w:tentative="1">
      <w:start w:val="1"/>
      <w:numFmt w:val="bullet"/>
      <w:lvlText w:val="M"/>
      <w:lvlJc w:val="left"/>
      <w:pPr>
        <w:tabs>
          <w:tab w:val="num" w:pos="2160"/>
        </w:tabs>
        <w:ind w:left="2160" w:hanging="360"/>
      </w:pPr>
      <w:rPr>
        <w:rFonts w:ascii="Arial" w:hAnsi="Arial" w:hint="default"/>
      </w:rPr>
    </w:lvl>
    <w:lvl w:ilvl="3" w:tplc="44BC2EEE" w:tentative="1">
      <w:start w:val="1"/>
      <w:numFmt w:val="bullet"/>
      <w:lvlText w:val="M"/>
      <w:lvlJc w:val="left"/>
      <w:pPr>
        <w:tabs>
          <w:tab w:val="num" w:pos="2880"/>
        </w:tabs>
        <w:ind w:left="2880" w:hanging="360"/>
      </w:pPr>
      <w:rPr>
        <w:rFonts w:ascii="Arial" w:hAnsi="Arial" w:hint="default"/>
      </w:rPr>
    </w:lvl>
    <w:lvl w:ilvl="4" w:tplc="AF001AA2" w:tentative="1">
      <w:start w:val="1"/>
      <w:numFmt w:val="bullet"/>
      <w:lvlText w:val="M"/>
      <w:lvlJc w:val="left"/>
      <w:pPr>
        <w:tabs>
          <w:tab w:val="num" w:pos="3600"/>
        </w:tabs>
        <w:ind w:left="3600" w:hanging="360"/>
      </w:pPr>
      <w:rPr>
        <w:rFonts w:ascii="Arial" w:hAnsi="Arial" w:hint="default"/>
      </w:rPr>
    </w:lvl>
    <w:lvl w:ilvl="5" w:tplc="1E2A8902" w:tentative="1">
      <w:start w:val="1"/>
      <w:numFmt w:val="bullet"/>
      <w:lvlText w:val="M"/>
      <w:lvlJc w:val="left"/>
      <w:pPr>
        <w:tabs>
          <w:tab w:val="num" w:pos="4320"/>
        </w:tabs>
        <w:ind w:left="4320" w:hanging="360"/>
      </w:pPr>
      <w:rPr>
        <w:rFonts w:ascii="Arial" w:hAnsi="Arial" w:hint="default"/>
      </w:rPr>
    </w:lvl>
    <w:lvl w:ilvl="6" w:tplc="A14A0C3A" w:tentative="1">
      <w:start w:val="1"/>
      <w:numFmt w:val="bullet"/>
      <w:lvlText w:val="M"/>
      <w:lvlJc w:val="left"/>
      <w:pPr>
        <w:tabs>
          <w:tab w:val="num" w:pos="5040"/>
        </w:tabs>
        <w:ind w:left="5040" w:hanging="360"/>
      </w:pPr>
      <w:rPr>
        <w:rFonts w:ascii="Arial" w:hAnsi="Arial" w:hint="default"/>
      </w:rPr>
    </w:lvl>
    <w:lvl w:ilvl="7" w:tplc="8FE83DBA" w:tentative="1">
      <w:start w:val="1"/>
      <w:numFmt w:val="bullet"/>
      <w:lvlText w:val="M"/>
      <w:lvlJc w:val="left"/>
      <w:pPr>
        <w:tabs>
          <w:tab w:val="num" w:pos="5760"/>
        </w:tabs>
        <w:ind w:left="5760" w:hanging="360"/>
      </w:pPr>
      <w:rPr>
        <w:rFonts w:ascii="Arial" w:hAnsi="Arial" w:hint="default"/>
      </w:rPr>
    </w:lvl>
    <w:lvl w:ilvl="8" w:tplc="917A8A7C" w:tentative="1">
      <w:start w:val="1"/>
      <w:numFmt w:val="bullet"/>
      <w:lvlText w:val="M"/>
      <w:lvlJc w:val="left"/>
      <w:pPr>
        <w:tabs>
          <w:tab w:val="num" w:pos="6480"/>
        </w:tabs>
        <w:ind w:left="6480" w:hanging="360"/>
      </w:pPr>
      <w:rPr>
        <w:rFonts w:ascii="Arial" w:hAnsi="Arial" w:hint="default"/>
      </w:rPr>
    </w:lvl>
  </w:abstractNum>
  <w:abstractNum w:abstractNumId="165">
    <w:nsid w:val="5A1A5D16"/>
    <w:multiLevelType w:val="hybridMultilevel"/>
    <w:tmpl w:val="9D962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nsid w:val="5CA270FC"/>
    <w:multiLevelType w:val="hybridMultilevel"/>
    <w:tmpl w:val="9D5EC3C2"/>
    <w:lvl w:ilvl="0" w:tplc="8EA86552">
      <w:start w:val="1"/>
      <w:numFmt w:val="bullet"/>
      <w:lvlText w:val="A"/>
      <w:lvlJc w:val="left"/>
      <w:pPr>
        <w:tabs>
          <w:tab w:val="num" w:pos="720"/>
        </w:tabs>
        <w:ind w:left="720" w:hanging="360"/>
      </w:pPr>
      <w:rPr>
        <w:rFonts w:ascii="Arial" w:hAnsi="Arial" w:hint="default"/>
      </w:rPr>
    </w:lvl>
    <w:lvl w:ilvl="1" w:tplc="857A390C" w:tentative="1">
      <w:start w:val="1"/>
      <w:numFmt w:val="bullet"/>
      <w:lvlText w:val="A"/>
      <w:lvlJc w:val="left"/>
      <w:pPr>
        <w:tabs>
          <w:tab w:val="num" w:pos="1440"/>
        </w:tabs>
        <w:ind w:left="1440" w:hanging="360"/>
      </w:pPr>
      <w:rPr>
        <w:rFonts w:ascii="Arial" w:hAnsi="Arial" w:hint="default"/>
      </w:rPr>
    </w:lvl>
    <w:lvl w:ilvl="2" w:tplc="F1CA95F2" w:tentative="1">
      <w:start w:val="1"/>
      <w:numFmt w:val="bullet"/>
      <w:lvlText w:val="A"/>
      <w:lvlJc w:val="left"/>
      <w:pPr>
        <w:tabs>
          <w:tab w:val="num" w:pos="2160"/>
        </w:tabs>
        <w:ind w:left="2160" w:hanging="360"/>
      </w:pPr>
      <w:rPr>
        <w:rFonts w:ascii="Arial" w:hAnsi="Arial" w:hint="default"/>
      </w:rPr>
    </w:lvl>
    <w:lvl w:ilvl="3" w:tplc="D66EDDB6" w:tentative="1">
      <w:start w:val="1"/>
      <w:numFmt w:val="bullet"/>
      <w:lvlText w:val="A"/>
      <w:lvlJc w:val="left"/>
      <w:pPr>
        <w:tabs>
          <w:tab w:val="num" w:pos="2880"/>
        </w:tabs>
        <w:ind w:left="2880" w:hanging="360"/>
      </w:pPr>
      <w:rPr>
        <w:rFonts w:ascii="Arial" w:hAnsi="Arial" w:hint="default"/>
      </w:rPr>
    </w:lvl>
    <w:lvl w:ilvl="4" w:tplc="216A67A8" w:tentative="1">
      <w:start w:val="1"/>
      <w:numFmt w:val="bullet"/>
      <w:lvlText w:val="A"/>
      <w:lvlJc w:val="left"/>
      <w:pPr>
        <w:tabs>
          <w:tab w:val="num" w:pos="3600"/>
        </w:tabs>
        <w:ind w:left="3600" w:hanging="360"/>
      </w:pPr>
      <w:rPr>
        <w:rFonts w:ascii="Arial" w:hAnsi="Arial" w:hint="default"/>
      </w:rPr>
    </w:lvl>
    <w:lvl w:ilvl="5" w:tplc="319C8800" w:tentative="1">
      <w:start w:val="1"/>
      <w:numFmt w:val="bullet"/>
      <w:lvlText w:val="A"/>
      <w:lvlJc w:val="left"/>
      <w:pPr>
        <w:tabs>
          <w:tab w:val="num" w:pos="4320"/>
        </w:tabs>
        <w:ind w:left="4320" w:hanging="360"/>
      </w:pPr>
      <w:rPr>
        <w:rFonts w:ascii="Arial" w:hAnsi="Arial" w:hint="default"/>
      </w:rPr>
    </w:lvl>
    <w:lvl w:ilvl="6" w:tplc="DD5A487C" w:tentative="1">
      <w:start w:val="1"/>
      <w:numFmt w:val="bullet"/>
      <w:lvlText w:val="A"/>
      <w:lvlJc w:val="left"/>
      <w:pPr>
        <w:tabs>
          <w:tab w:val="num" w:pos="5040"/>
        </w:tabs>
        <w:ind w:left="5040" w:hanging="360"/>
      </w:pPr>
      <w:rPr>
        <w:rFonts w:ascii="Arial" w:hAnsi="Arial" w:hint="default"/>
      </w:rPr>
    </w:lvl>
    <w:lvl w:ilvl="7" w:tplc="47E445C4" w:tentative="1">
      <w:start w:val="1"/>
      <w:numFmt w:val="bullet"/>
      <w:lvlText w:val="A"/>
      <w:lvlJc w:val="left"/>
      <w:pPr>
        <w:tabs>
          <w:tab w:val="num" w:pos="5760"/>
        </w:tabs>
        <w:ind w:left="5760" w:hanging="360"/>
      </w:pPr>
      <w:rPr>
        <w:rFonts w:ascii="Arial" w:hAnsi="Arial" w:hint="default"/>
      </w:rPr>
    </w:lvl>
    <w:lvl w:ilvl="8" w:tplc="D8F61052" w:tentative="1">
      <w:start w:val="1"/>
      <w:numFmt w:val="bullet"/>
      <w:lvlText w:val="A"/>
      <w:lvlJc w:val="left"/>
      <w:pPr>
        <w:tabs>
          <w:tab w:val="num" w:pos="6480"/>
        </w:tabs>
        <w:ind w:left="6480" w:hanging="360"/>
      </w:pPr>
      <w:rPr>
        <w:rFonts w:ascii="Arial" w:hAnsi="Arial" w:hint="default"/>
      </w:rPr>
    </w:lvl>
  </w:abstractNum>
  <w:abstractNum w:abstractNumId="167">
    <w:nsid w:val="5D234A5E"/>
    <w:multiLevelType w:val="hybridMultilevel"/>
    <w:tmpl w:val="9528A0DE"/>
    <w:lvl w:ilvl="0" w:tplc="EFE23C92">
      <w:start w:val="1"/>
      <w:numFmt w:val="bullet"/>
      <w:lvlText w:val="•"/>
      <w:lvlJc w:val="left"/>
      <w:pPr>
        <w:tabs>
          <w:tab w:val="num" w:pos="720"/>
        </w:tabs>
        <w:ind w:left="720" w:hanging="360"/>
      </w:pPr>
      <w:rPr>
        <w:rFonts w:ascii="Arial" w:hAnsi="Arial" w:hint="default"/>
      </w:rPr>
    </w:lvl>
    <w:lvl w:ilvl="1" w:tplc="27EAA14C" w:tentative="1">
      <w:start w:val="1"/>
      <w:numFmt w:val="bullet"/>
      <w:lvlText w:val="•"/>
      <w:lvlJc w:val="left"/>
      <w:pPr>
        <w:tabs>
          <w:tab w:val="num" w:pos="1440"/>
        </w:tabs>
        <w:ind w:left="1440" w:hanging="360"/>
      </w:pPr>
      <w:rPr>
        <w:rFonts w:ascii="Arial" w:hAnsi="Arial" w:hint="default"/>
      </w:rPr>
    </w:lvl>
    <w:lvl w:ilvl="2" w:tplc="929042E2" w:tentative="1">
      <w:start w:val="1"/>
      <w:numFmt w:val="bullet"/>
      <w:lvlText w:val="•"/>
      <w:lvlJc w:val="left"/>
      <w:pPr>
        <w:tabs>
          <w:tab w:val="num" w:pos="2160"/>
        </w:tabs>
        <w:ind w:left="2160" w:hanging="360"/>
      </w:pPr>
      <w:rPr>
        <w:rFonts w:ascii="Arial" w:hAnsi="Arial" w:hint="default"/>
      </w:rPr>
    </w:lvl>
    <w:lvl w:ilvl="3" w:tplc="41E8F758" w:tentative="1">
      <w:start w:val="1"/>
      <w:numFmt w:val="bullet"/>
      <w:lvlText w:val="•"/>
      <w:lvlJc w:val="left"/>
      <w:pPr>
        <w:tabs>
          <w:tab w:val="num" w:pos="2880"/>
        </w:tabs>
        <w:ind w:left="2880" w:hanging="360"/>
      </w:pPr>
      <w:rPr>
        <w:rFonts w:ascii="Arial" w:hAnsi="Arial" w:hint="default"/>
      </w:rPr>
    </w:lvl>
    <w:lvl w:ilvl="4" w:tplc="861C67EE" w:tentative="1">
      <w:start w:val="1"/>
      <w:numFmt w:val="bullet"/>
      <w:lvlText w:val="•"/>
      <w:lvlJc w:val="left"/>
      <w:pPr>
        <w:tabs>
          <w:tab w:val="num" w:pos="3600"/>
        </w:tabs>
        <w:ind w:left="3600" w:hanging="360"/>
      </w:pPr>
      <w:rPr>
        <w:rFonts w:ascii="Arial" w:hAnsi="Arial" w:hint="default"/>
      </w:rPr>
    </w:lvl>
    <w:lvl w:ilvl="5" w:tplc="83781592" w:tentative="1">
      <w:start w:val="1"/>
      <w:numFmt w:val="bullet"/>
      <w:lvlText w:val="•"/>
      <w:lvlJc w:val="left"/>
      <w:pPr>
        <w:tabs>
          <w:tab w:val="num" w:pos="4320"/>
        </w:tabs>
        <w:ind w:left="4320" w:hanging="360"/>
      </w:pPr>
      <w:rPr>
        <w:rFonts w:ascii="Arial" w:hAnsi="Arial" w:hint="default"/>
      </w:rPr>
    </w:lvl>
    <w:lvl w:ilvl="6" w:tplc="079E973C" w:tentative="1">
      <w:start w:val="1"/>
      <w:numFmt w:val="bullet"/>
      <w:lvlText w:val="•"/>
      <w:lvlJc w:val="left"/>
      <w:pPr>
        <w:tabs>
          <w:tab w:val="num" w:pos="5040"/>
        </w:tabs>
        <w:ind w:left="5040" w:hanging="360"/>
      </w:pPr>
      <w:rPr>
        <w:rFonts w:ascii="Arial" w:hAnsi="Arial" w:hint="default"/>
      </w:rPr>
    </w:lvl>
    <w:lvl w:ilvl="7" w:tplc="7068E1E4" w:tentative="1">
      <w:start w:val="1"/>
      <w:numFmt w:val="bullet"/>
      <w:lvlText w:val="•"/>
      <w:lvlJc w:val="left"/>
      <w:pPr>
        <w:tabs>
          <w:tab w:val="num" w:pos="5760"/>
        </w:tabs>
        <w:ind w:left="5760" w:hanging="360"/>
      </w:pPr>
      <w:rPr>
        <w:rFonts w:ascii="Arial" w:hAnsi="Arial" w:hint="default"/>
      </w:rPr>
    </w:lvl>
    <w:lvl w:ilvl="8" w:tplc="6E24B694" w:tentative="1">
      <w:start w:val="1"/>
      <w:numFmt w:val="bullet"/>
      <w:lvlText w:val="•"/>
      <w:lvlJc w:val="left"/>
      <w:pPr>
        <w:tabs>
          <w:tab w:val="num" w:pos="6480"/>
        </w:tabs>
        <w:ind w:left="6480" w:hanging="360"/>
      </w:pPr>
      <w:rPr>
        <w:rFonts w:ascii="Arial" w:hAnsi="Arial" w:hint="default"/>
      </w:rPr>
    </w:lvl>
  </w:abstractNum>
  <w:abstractNum w:abstractNumId="168">
    <w:nsid w:val="5D7C2872"/>
    <w:multiLevelType w:val="hybridMultilevel"/>
    <w:tmpl w:val="8F761C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5E202904"/>
    <w:multiLevelType w:val="hybridMultilevel"/>
    <w:tmpl w:val="66D0B0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5E3D27CF"/>
    <w:multiLevelType w:val="hybridMultilevel"/>
    <w:tmpl w:val="DE284E38"/>
    <w:lvl w:ilvl="0" w:tplc="04090001">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71">
    <w:nsid w:val="5EF64898"/>
    <w:multiLevelType w:val="hybridMultilevel"/>
    <w:tmpl w:val="79AC35F8"/>
    <w:lvl w:ilvl="0" w:tplc="B95EE584">
      <w:start w:val="1"/>
      <w:numFmt w:val="bullet"/>
      <w:lvlText w:val="A"/>
      <w:lvlJc w:val="left"/>
      <w:pPr>
        <w:tabs>
          <w:tab w:val="num" w:pos="720"/>
        </w:tabs>
        <w:ind w:left="720" w:hanging="360"/>
      </w:pPr>
      <w:rPr>
        <w:rFonts w:ascii="Arial" w:hAnsi="Arial" w:hint="default"/>
      </w:rPr>
    </w:lvl>
    <w:lvl w:ilvl="1" w:tplc="8592AAB4" w:tentative="1">
      <w:start w:val="1"/>
      <w:numFmt w:val="bullet"/>
      <w:lvlText w:val="A"/>
      <w:lvlJc w:val="left"/>
      <w:pPr>
        <w:tabs>
          <w:tab w:val="num" w:pos="1440"/>
        </w:tabs>
        <w:ind w:left="1440" w:hanging="360"/>
      </w:pPr>
      <w:rPr>
        <w:rFonts w:ascii="Arial" w:hAnsi="Arial" w:hint="default"/>
      </w:rPr>
    </w:lvl>
    <w:lvl w:ilvl="2" w:tplc="4D10ADAC" w:tentative="1">
      <w:start w:val="1"/>
      <w:numFmt w:val="bullet"/>
      <w:lvlText w:val="A"/>
      <w:lvlJc w:val="left"/>
      <w:pPr>
        <w:tabs>
          <w:tab w:val="num" w:pos="2160"/>
        </w:tabs>
        <w:ind w:left="2160" w:hanging="360"/>
      </w:pPr>
      <w:rPr>
        <w:rFonts w:ascii="Arial" w:hAnsi="Arial" w:hint="default"/>
      </w:rPr>
    </w:lvl>
    <w:lvl w:ilvl="3" w:tplc="4BB4D06A" w:tentative="1">
      <w:start w:val="1"/>
      <w:numFmt w:val="bullet"/>
      <w:lvlText w:val="A"/>
      <w:lvlJc w:val="left"/>
      <w:pPr>
        <w:tabs>
          <w:tab w:val="num" w:pos="2880"/>
        </w:tabs>
        <w:ind w:left="2880" w:hanging="360"/>
      </w:pPr>
      <w:rPr>
        <w:rFonts w:ascii="Arial" w:hAnsi="Arial" w:hint="default"/>
      </w:rPr>
    </w:lvl>
    <w:lvl w:ilvl="4" w:tplc="2BEEBBA8" w:tentative="1">
      <w:start w:val="1"/>
      <w:numFmt w:val="bullet"/>
      <w:lvlText w:val="A"/>
      <w:lvlJc w:val="left"/>
      <w:pPr>
        <w:tabs>
          <w:tab w:val="num" w:pos="3600"/>
        </w:tabs>
        <w:ind w:left="3600" w:hanging="360"/>
      </w:pPr>
      <w:rPr>
        <w:rFonts w:ascii="Arial" w:hAnsi="Arial" w:hint="default"/>
      </w:rPr>
    </w:lvl>
    <w:lvl w:ilvl="5" w:tplc="BC0CB7E2" w:tentative="1">
      <w:start w:val="1"/>
      <w:numFmt w:val="bullet"/>
      <w:lvlText w:val="A"/>
      <w:lvlJc w:val="left"/>
      <w:pPr>
        <w:tabs>
          <w:tab w:val="num" w:pos="4320"/>
        </w:tabs>
        <w:ind w:left="4320" w:hanging="360"/>
      </w:pPr>
      <w:rPr>
        <w:rFonts w:ascii="Arial" w:hAnsi="Arial" w:hint="default"/>
      </w:rPr>
    </w:lvl>
    <w:lvl w:ilvl="6" w:tplc="DF94D7F0" w:tentative="1">
      <w:start w:val="1"/>
      <w:numFmt w:val="bullet"/>
      <w:lvlText w:val="A"/>
      <w:lvlJc w:val="left"/>
      <w:pPr>
        <w:tabs>
          <w:tab w:val="num" w:pos="5040"/>
        </w:tabs>
        <w:ind w:left="5040" w:hanging="360"/>
      </w:pPr>
      <w:rPr>
        <w:rFonts w:ascii="Arial" w:hAnsi="Arial" w:hint="default"/>
      </w:rPr>
    </w:lvl>
    <w:lvl w:ilvl="7" w:tplc="8DAC6CFA" w:tentative="1">
      <w:start w:val="1"/>
      <w:numFmt w:val="bullet"/>
      <w:lvlText w:val="A"/>
      <w:lvlJc w:val="left"/>
      <w:pPr>
        <w:tabs>
          <w:tab w:val="num" w:pos="5760"/>
        </w:tabs>
        <w:ind w:left="5760" w:hanging="360"/>
      </w:pPr>
      <w:rPr>
        <w:rFonts w:ascii="Arial" w:hAnsi="Arial" w:hint="default"/>
      </w:rPr>
    </w:lvl>
    <w:lvl w:ilvl="8" w:tplc="4CDACE76" w:tentative="1">
      <w:start w:val="1"/>
      <w:numFmt w:val="bullet"/>
      <w:lvlText w:val="A"/>
      <w:lvlJc w:val="left"/>
      <w:pPr>
        <w:tabs>
          <w:tab w:val="num" w:pos="6480"/>
        </w:tabs>
        <w:ind w:left="6480" w:hanging="360"/>
      </w:pPr>
      <w:rPr>
        <w:rFonts w:ascii="Arial" w:hAnsi="Arial" w:hint="default"/>
      </w:rPr>
    </w:lvl>
  </w:abstractNum>
  <w:abstractNum w:abstractNumId="172">
    <w:nsid w:val="5F102B1D"/>
    <w:multiLevelType w:val="hybridMultilevel"/>
    <w:tmpl w:val="3FFC3960"/>
    <w:lvl w:ilvl="0" w:tplc="A252B370">
      <w:start w:val="1"/>
      <w:numFmt w:val="decimal"/>
      <w:lvlText w:val="%1."/>
      <w:lvlJc w:val="left"/>
      <w:pPr>
        <w:ind w:left="720" w:hanging="360"/>
      </w:pPr>
    </w:lvl>
    <w:lvl w:ilvl="1" w:tplc="43AA35DA" w:tentative="1">
      <w:start w:val="1"/>
      <w:numFmt w:val="lowerLetter"/>
      <w:lvlText w:val="%2."/>
      <w:lvlJc w:val="left"/>
      <w:pPr>
        <w:ind w:left="1440" w:hanging="360"/>
      </w:pPr>
    </w:lvl>
    <w:lvl w:ilvl="2" w:tplc="72ACD546" w:tentative="1">
      <w:start w:val="1"/>
      <w:numFmt w:val="lowerRoman"/>
      <w:lvlText w:val="%3."/>
      <w:lvlJc w:val="right"/>
      <w:pPr>
        <w:ind w:left="2160" w:hanging="180"/>
      </w:pPr>
    </w:lvl>
    <w:lvl w:ilvl="3" w:tplc="7134513A" w:tentative="1">
      <w:start w:val="1"/>
      <w:numFmt w:val="decimal"/>
      <w:lvlText w:val="%4."/>
      <w:lvlJc w:val="left"/>
      <w:pPr>
        <w:ind w:left="2880" w:hanging="360"/>
      </w:pPr>
    </w:lvl>
    <w:lvl w:ilvl="4" w:tplc="B1ACC3DA" w:tentative="1">
      <w:start w:val="1"/>
      <w:numFmt w:val="lowerLetter"/>
      <w:lvlText w:val="%5."/>
      <w:lvlJc w:val="left"/>
      <w:pPr>
        <w:ind w:left="3600" w:hanging="360"/>
      </w:pPr>
    </w:lvl>
    <w:lvl w:ilvl="5" w:tplc="F3C8D1A8" w:tentative="1">
      <w:start w:val="1"/>
      <w:numFmt w:val="lowerRoman"/>
      <w:lvlText w:val="%6."/>
      <w:lvlJc w:val="right"/>
      <w:pPr>
        <w:ind w:left="4320" w:hanging="180"/>
      </w:pPr>
    </w:lvl>
    <w:lvl w:ilvl="6" w:tplc="AB962992" w:tentative="1">
      <w:start w:val="1"/>
      <w:numFmt w:val="decimal"/>
      <w:lvlText w:val="%7."/>
      <w:lvlJc w:val="left"/>
      <w:pPr>
        <w:ind w:left="5040" w:hanging="360"/>
      </w:pPr>
    </w:lvl>
    <w:lvl w:ilvl="7" w:tplc="4F921C74" w:tentative="1">
      <w:start w:val="1"/>
      <w:numFmt w:val="lowerLetter"/>
      <w:lvlText w:val="%8."/>
      <w:lvlJc w:val="left"/>
      <w:pPr>
        <w:ind w:left="5760" w:hanging="360"/>
      </w:pPr>
    </w:lvl>
    <w:lvl w:ilvl="8" w:tplc="F2D0D9DA" w:tentative="1">
      <w:start w:val="1"/>
      <w:numFmt w:val="lowerRoman"/>
      <w:lvlText w:val="%9."/>
      <w:lvlJc w:val="right"/>
      <w:pPr>
        <w:ind w:left="6480" w:hanging="180"/>
      </w:pPr>
    </w:lvl>
  </w:abstractNum>
  <w:abstractNum w:abstractNumId="173">
    <w:nsid w:val="5F2E2AD6"/>
    <w:multiLevelType w:val="hybridMultilevel"/>
    <w:tmpl w:val="1D4EB7D0"/>
    <w:lvl w:ilvl="0" w:tplc="344472D0">
      <w:start w:val="1"/>
      <w:numFmt w:val="bullet"/>
      <w:lvlText w:val="A"/>
      <w:lvlJc w:val="left"/>
      <w:pPr>
        <w:tabs>
          <w:tab w:val="num" w:pos="720"/>
        </w:tabs>
        <w:ind w:left="720" w:hanging="360"/>
      </w:pPr>
      <w:rPr>
        <w:rFonts w:ascii="Arial" w:hAnsi="Arial" w:hint="default"/>
      </w:rPr>
    </w:lvl>
    <w:lvl w:ilvl="1" w:tplc="2BBC44E2" w:tentative="1">
      <w:start w:val="1"/>
      <w:numFmt w:val="bullet"/>
      <w:lvlText w:val="A"/>
      <w:lvlJc w:val="left"/>
      <w:pPr>
        <w:tabs>
          <w:tab w:val="num" w:pos="1440"/>
        </w:tabs>
        <w:ind w:left="1440" w:hanging="360"/>
      </w:pPr>
      <w:rPr>
        <w:rFonts w:ascii="Arial" w:hAnsi="Arial" w:hint="default"/>
      </w:rPr>
    </w:lvl>
    <w:lvl w:ilvl="2" w:tplc="E74ABF74" w:tentative="1">
      <w:start w:val="1"/>
      <w:numFmt w:val="bullet"/>
      <w:lvlText w:val="A"/>
      <w:lvlJc w:val="left"/>
      <w:pPr>
        <w:tabs>
          <w:tab w:val="num" w:pos="2160"/>
        </w:tabs>
        <w:ind w:left="2160" w:hanging="360"/>
      </w:pPr>
      <w:rPr>
        <w:rFonts w:ascii="Arial" w:hAnsi="Arial" w:hint="default"/>
      </w:rPr>
    </w:lvl>
    <w:lvl w:ilvl="3" w:tplc="6ADC03E8" w:tentative="1">
      <w:start w:val="1"/>
      <w:numFmt w:val="bullet"/>
      <w:lvlText w:val="A"/>
      <w:lvlJc w:val="left"/>
      <w:pPr>
        <w:tabs>
          <w:tab w:val="num" w:pos="2880"/>
        </w:tabs>
        <w:ind w:left="2880" w:hanging="360"/>
      </w:pPr>
      <w:rPr>
        <w:rFonts w:ascii="Arial" w:hAnsi="Arial" w:hint="default"/>
      </w:rPr>
    </w:lvl>
    <w:lvl w:ilvl="4" w:tplc="459CBEE2" w:tentative="1">
      <w:start w:val="1"/>
      <w:numFmt w:val="bullet"/>
      <w:lvlText w:val="A"/>
      <w:lvlJc w:val="left"/>
      <w:pPr>
        <w:tabs>
          <w:tab w:val="num" w:pos="3600"/>
        </w:tabs>
        <w:ind w:left="3600" w:hanging="360"/>
      </w:pPr>
      <w:rPr>
        <w:rFonts w:ascii="Arial" w:hAnsi="Arial" w:hint="default"/>
      </w:rPr>
    </w:lvl>
    <w:lvl w:ilvl="5" w:tplc="58AC1572" w:tentative="1">
      <w:start w:val="1"/>
      <w:numFmt w:val="bullet"/>
      <w:lvlText w:val="A"/>
      <w:lvlJc w:val="left"/>
      <w:pPr>
        <w:tabs>
          <w:tab w:val="num" w:pos="4320"/>
        </w:tabs>
        <w:ind w:left="4320" w:hanging="360"/>
      </w:pPr>
      <w:rPr>
        <w:rFonts w:ascii="Arial" w:hAnsi="Arial" w:hint="default"/>
      </w:rPr>
    </w:lvl>
    <w:lvl w:ilvl="6" w:tplc="FB185D9A" w:tentative="1">
      <w:start w:val="1"/>
      <w:numFmt w:val="bullet"/>
      <w:lvlText w:val="A"/>
      <w:lvlJc w:val="left"/>
      <w:pPr>
        <w:tabs>
          <w:tab w:val="num" w:pos="5040"/>
        </w:tabs>
        <w:ind w:left="5040" w:hanging="360"/>
      </w:pPr>
      <w:rPr>
        <w:rFonts w:ascii="Arial" w:hAnsi="Arial" w:hint="default"/>
      </w:rPr>
    </w:lvl>
    <w:lvl w:ilvl="7" w:tplc="563EF068" w:tentative="1">
      <w:start w:val="1"/>
      <w:numFmt w:val="bullet"/>
      <w:lvlText w:val="A"/>
      <w:lvlJc w:val="left"/>
      <w:pPr>
        <w:tabs>
          <w:tab w:val="num" w:pos="5760"/>
        </w:tabs>
        <w:ind w:left="5760" w:hanging="360"/>
      </w:pPr>
      <w:rPr>
        <w:rFonts w:ascii="Arial" w:hAnsi="Arial" w:hint="default"/>
      </w:rPr>
    </w:lvl>
    <w:lvl w:ilvl="8" w:tplc="4552A76A" w:tentative="1">
      <w:start w:val="1"/>
      <w:numFmt w:val="bullet"/>
      <w:lvlText w:val="A"/>
      <w:lvlJc w:val="left"/>
      <w:pPr>
        <w:tabs>
          <w:tab w:val="num" w:pos="6480"/>
        </w:tabs>
        <w:ind w:left="6480" w:hanging="360"/>
      </w:pPr>
      <w:rPr>
        <w:rFonts w:ascii="Arial" w:hAnsi="Arial" w:hint="default"/>
      </w:rPr>
    </w:lvl>
  </w:abstractNum>
  <w:abstractNum w:abstractNumId="174">
    <w:nsid w:val="5F5934FD"/>
    <w:multiLevelType w:val="hybridMultilevel"/>
    <w:tmpl w:val="2C0C3F94"/>
    <w:lvl w:ilvl="0" w:tplc="A23C3EBA">
      <w:start w:val="1"/>
      <w:numFmt w:val="bullet"/>
      <w:lvlText w:val="•"/>
      <w:lvlJc w:val="left"/>
      <w:pPr>
        <w:tabs>
          <w:tab w:val="num" w:pos="720"/>
        </w:tabs>
        <w:ind w:left="720" w:hanging="360"/>
      </w:pPr>
      <w:rPr>
        <w:rFonts w:ascii="Arial" w:hAnsi="Arial" w:hint="default"/>
      </w:rPr>
    </w:lvl>
    <w:lvl w:ilvl="1" w:tplc="DEBA38FE" w:tentative="1">
      <w:start w:val="1"/>
      <w:numFmt w:val="bullet"/>
      <w:lvlText w:val="•"/>
      <w:lvlJc w:val="left"/>
      <w:pPr>
        <w:tabs>
          <w:tab w:val="num" w:pos="1440"/>
        </w:tabs>
        <w:ind w:left="1440" w:hanging="360"/>
      </w:pPr>
      <w:rPr>
        <w:rFonts w:ascii="Arial" w:hAnsi="Arial" w:hint="default"/>
      </w:rPr>
    </w:lvl>
    <w:lvl w:ilvl="2" w:tplc="FA7E649E" w:tentative="1">
      <w:start w:val="1"/>
      <w:numFmt w:val="bullet"/>
      <w:lvlText w:val="•"/>
      <w:lvlJc w:val="left"/>
      <w:pPr>
        <w:tabs>
          <w:tab w:val="num" w:pos="2160"/>
        </w:tabs>
        <w:ind w:left="2160" w:hanging="360"/>
      </w:pPr>
      <w:rPr>
        <w:rFonts w:ascii="Arial" w:hAnsi="Arial" w:hint="default"/>
      </w:rPr>
    </w:lvl>
    <w:lvl w:ilvl="3" w:tplc="7BD883DA" w:tentative="1">
      <w:start w:val="1"/>
      <w:numFmt w:val="bullet"/>
      <w:lvlText w:val="•"/>
      <w:lvlJc w:val="left"/>
      <w:pPr>
        <w:tabs>
          <w:tab w:val="num" w:pos="2880"/>
        </w:tabs>
        <w:ind w:left="2880" w:hanging="360"/>
      </w:pPr>
      <w:rPr>
        <w:rFonts w:ascii="Arial" w:hAnsi="Arial" w:hint="default"/>
      </w:rPr>
    </w:lvl>
    <w:lvl w:ilvl="4" w:tplc="D1428D1A" w:tentative="1">
      <w:start w:val="1"/>
      <w:numFmt w:val="bullet"/>
      <w:lvlText w:val="•"/>
      <w:lvlJc w:val="left"/>
      <w:pPr>
        <w:tabs>
          <w:tab w:val="num" w:pos="3600"/>
        </w:tabs>
        <w:ind w:left="3600" w:hanging="360"/>
      </w:pPr>
      <w:rPr>
        <w:rFonts w:ascii="Arial" w:hAnsi="Arial" w:hint="default"/>
      </w:rPr>
    </w:lvl>
    <w:lvl w:ilvl="5" w:tplc="C2F491A2" w:tentative="1">
      <w:start w:val="1"/>
      <w:numFmt w:val="bullet"/>
      <w:lvlText w:val="•"/>
      <w:lvlJc w:val="left"/>
      <w:pPr>
        <w:tabs>
          <w:tab w:val="num" w:pos="4320"/>
        </w:tabs>
        <w:ind w:left="4320" w:hanging="360"/>
      </w:pPr>
      <w:rPr>
        <w:rFonts w:ascii="Arial" w:hAnsi="Arial" w:hint="default"/>
      </w:rPr>
    </w:lvl>
    <w:lvl w:ilvl="6" w:tplc="9F1ECFF6" w:tentative="1">
      <w:start w:val="1"/>
      <w:numFmt w:val="bullet"/>
      <w:lvlText w:val="•"/>
      <w:lvlJc w:val="left"/>
      <w:pPr>
        <w:tabs>
          <w:tab w:val="num" w:pos="5040"/>
        </w:tabs>
        <w:ind w:left="5040" w:hanging="360"/>
      </w:pPr>
      <w:rPr>
        <w:rFonts w:ascii="Arial" w:hAnsi="Arial" w:hint="default"/>
      </w:rPr>
    </w:lvl>
    <w:lvl w:ilvl="7" w:tplc="9D544CBA" w:tentative="1">
      <w:start w:val="1"/>
      <w:numFmt w:val="bullet"/>
      <w:lvlText w:val="•"/>
      <w:lvlJc w:val="left"/>
      <w:pPr>
        <w:tabs>
          <w:tab w:val="num" w:pos="5760"/>
        </w:tabs>
        <w:ind w:left="5760" w:hanging="360"/>
      </w:pPr>
      <w:rPr>
        <w:rFonts w:ascii="Arial" w:hAnsi="Arial" w:hint="default"/>
      </w:rPr>
    </w:lvl>
    <w:lvl w:ilvl="8" w:tplc="CA06D7AE" w:tentative="1">
      <w:start w:val="1"/>
      <w:numFmt w:val="bullet"/>
      <w:lvlText w:val="•"/>
      <w:lvlJc w:val="left"/>
      <w:pPr>
        <w:tabs>
          <w:tab w:val="num" w:pos="6480"/>
        </w:tabs>
        <w:ind w:left="6480" w:hanging="360"/>
      </w:pPr>
      <w:rPr>
        <w:rFonts w:ascii="Arial" w:hAnsi="Arial" w:hint="default"/>
      </w:rPr>
    </w:lvl>
  </w:abstractNum>
  <w:abstractNum w:abstractNumId="175">
    <w:nsid w:val="5F8F34A1"/>
    <w:multiLevelType w:val="hybridMultilevel"/>
    <w:tmpl w:val="5CA20B7A"/>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6">
    <w:nsid w:val="5FDC486A"/>
    <w:multiLevelType w:val="hybridMultilevel"/>
    <w:tmpl w:val="9E8CD6E6"/>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0670B1D"/>
    <w:multiLevelType w:val="hybridMultilevel"/>
    <w:tmpl w:val="F848A194"/>
    <w:lvl w:ilvl="0" w:tplc="36582080">
      <w:start w:val="1"/>
      <w:numFmt w:val="bullet"/>
      <w:lvlText w:val="•"/>
      <w:lvlJc w:val="left"/>
      <w:pPr>
        <w:tabs>
          <w:tab w:val="num" w:pos="720"/>
        </w:tabs>
        <w:ind w:left="720" w:hanging="360"/>
      </w:pPr>
      <w:rPr>
        <w:rFonts w:ascii="Arial" w:hAnsi="Arial" w:hint="default"/>
      </w:rPr>
    </w:lvl>
    <w:lvl w:ilvl="1" w:tplc="467694E4" w:tentative="1">
      <w:start w:val="1"/>
      <w:numFmt w:val="bullet"/>
      <w:lvlText w:val="•"/>
      <w:lvlJc w:val="left"/>
      <w:pPr>
        <w:tabs>
          <w:tab w:val="num" w:pos="1440"/>
        </w:tabs>
        <w:ind w:left="1440" w:hanging="360"/>
      </w:pPr>
      <w:rPr>
        <w:rFonts w:ascii="Arial" w:hAnsi="Arial" w:hint="default"/>
      </w:rPr>
    </w:lvl>
    <w:lvl w:ilvl="2" w:tplc="5DA619F8" w:tentative="1">
      <w:start w:val="1"/>
      <w:numFmt w:val="bullet"/>
      <w:lvlText w:val="•"/>
      <w:lvlJc w:val="left"/>
      <w:pPr>
        <w:tabs>
          <w:tab w:val="num" w:pos="2160"/>
        </w:tabs>
        <w:ind w:left="2160" w:hanging="360"/>
      </w:pPr>
      <w:rPr>
        <w:rFonts w:ascii="Arial" w:hAnsi="Arial" w:hint="default"/>
      </w:rPr>
    </w:lvl>
    <w:lvl w:ilvl="3" w:tplc="C73CBEAE" w:tentative="1">
      <w:start w:val="1"/>
      <w:numFmt w:val="bullet"/>
      <w:lvlText w:val="•"/>
      <w:lvlJc w:val="left"/>
      <w:pPr>
        <w:tabs>
          <w:tab w:val="num" w:pos="2880"/>
        </w:tabs>
        <w:ind w:left="2880" w:hanging="360"/>
      </w:pPr>
      <w:rPr>
        <w:rFonts w:ascii="Arial" w:hAnsi="Arial" w:hint="default"/>
      </w:rPr>
    </w:lvl>
    <w:lvl w:ilvl="4" w:tplc="88F0EEB6" w:tentative="1">
      <w:start w:val="1"/>
      <w:numFmt w:val="bullet"/>
      <w:lvlText w:val="•"/>
      <w:lvlJc w:val="left"/>
      <w:pPr>
        <w:tabs>
          <w:tab w:val="num" w:pos="3600"/>
        </w:tabs>
        <w:ind w:left="3600" w:hanging="360"/>
      </w:pPr>
      <w:rPr>
        <w:rFonts w:ascii="Arial" w:hAnsi="Arial" w:hint="default"/>
      </w:rPr>
    </w:lvl>
    <w:lvl w:ilvl="5" w:tplc="718C6E60" w:tentative="1">
      <w:start w:val="1"/>
      <w:numFmt w:val="bullet"/>
      <w:lvlText w:val="•"/>
      <w:lvlJc w:val="left"/>
      <w:pPr>
        <w:tabs>
          <w:tab w:val="num" w:pos="4320"/>
        </w:tabs>
        <w:ind w:left="4320" w:hanging="360"/>
      </w:pPr>
      <w:rPr>
        <w:rFonts w:ascii="Arial" w:hAnsi="Arial" w:hint="default"/>
      </w:rPr>
    </w:lvl>
    <w:lvl w:ilvl="6" w:tplc="DBDE6136" w:tentative="1">
      <w:start w:val="1"/>
      <w:numFmt w:val="bullet"/>
      <w:lvlText w:val="•"/>
      <w:lvlJc w:val="left"/>
      <w:pPr>
        <w:tabs>
          <w:tab w:val="num" w:pos="5040"/>
        </w:tabs>
        <w:ind w:left="5040" w:hanging="360"/>
      </w:pPr>
      <w:rPr>
        <w:rFonts w:ascii="Arial" w:hAnsi="Arial" w:hint="default"/>
      </w:rPr>
    </w:lvl>
    <w:lvl w:ilvl="7" w:tplc="EC7ACBE6" w:tentative="1">
      <w:start w:val="1"/>
      <w:numFmt w:val="bullet"/>
      <w:lvlText w:val="•"/>
      <w:lvlJc w:val="left"/>
      <w:pPr>
        <w:tabs>
          <w:tab w:val="num" w:pos="5760"/>
        </w:tabs>
        <w:ind w:left="5760" w:hanging="360"/>
      </w:pPr>
      <w:rPr>
        <w:rFonts w:ascii="Arial" w:hAnsi="Arial" w:hint="default"/>
      </w:rPr>
    </w:lvl>
    <w:lvl w:ilvl="8" w:tplc="DCB824DA" w:tentative="1">
      <w:start w:val="1"/>
      <w:numFmt w:val="bullet"/>
      <w:lvlText w:val="•"/>
      <w:lvlJc w:val="left"/>
      <w:pPr>
        <w:tabs>
          <w:tab w:val="num" w:pos="6480"/>
        </w:tabs>
        <w:ind w:left="6480" w:hanging="360"/>
      </w:pPr>
      <w:rPr>
        <w:rFonts w:ascii="Arial" w:hAnsi="Arial" w:hint="default"/>
      </w:rPr>
    </w:lvl>
  </w:abstractNum>
  <w:abstractNum w:abstractNumId="178">
    <w:nsid w:val="61292AE6"/>
    <w:multiLevelType w:val="hybridMultilevel"/>
    <w:tmpl w:val="D1A097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nsid w:val="6178053D"/>
    <w:multiLevelType w:val="hybridMultilevel"/>
    <w:tmpl w:val="1A50D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1DA2BD6"/>
    <w:multiLevelType w:val="hybridMultilevel"/>
    <w:tmpl w:val="3D82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1DC05FD"/>
    <w:multiLevelType w:val="hybridMultilevel"/>
    <w:tmpl w:val="B27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2367FD3"/>
    <w:multiLevelType w:val="hybridMultilevel"/>
    <w:tmpl w:val="19261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63435E08"/>
    <w:multiLevelType w:val="hybridMultilevel"/>
    <w:tmpl w:val="5ECE794E"/>
    <w:lvl w:ilvl="0" w:tplc="32C03B30">
      <w:start w:val="1"/>
      <w:numFmt w:val="bullet"/>
      <w:lvlText w:val="I"/>
      <w:lvlJc w:val="left"/>
      <w:pPr>
        <w:tabs>
          <w:tab w:val="num" w:pos="720"/>
        </w:tabs>
        <w:ind w:left="720" w:hanging="360"/>
      </w:pPr>
      <w:rPr>
        <w:rFonts w:ascii="Arial" w:hAnsi="Arial" w:hint="default"/>
      </w:rPr>
    </w:lvl>
    <w:lvl w:ilvl="1" w:tplc="EC5642FC" w:tentative="1">
      <w:start w:val="1"/>
      <w:numFmt w:val="bullet"/>
      <w:lvlText w:val="I"/>
      <w:lvlJc w:val="left"/>
      <w:pPr>
        <w:tabs>
          <w:tab w:val="num" w:pos="1440"/>
        </w:tabs>
        <w:ind w:left="1440" w:hanging="360"/>
      </w:pPr>
      <w:rPr>
        <w:rFonts w:ascii="Arial" w:hAnsi="Arial" w:hint="default"/>
      </w:rPr>
    </w:lvl>
    <w:lvl w:ilvl="2" w:tplc="531E09D2" w:tentative="1">
      <w:start w:val="1"/>
      <w:numFmt w:val="bullet"/>
      <w:lvlText w:val="I"/>
      <w:lvlJc w:val="left"/>
      <w:pPr>
        <w:tabs>
          <w:tab w:val="num" w:pos="2160"/>
        </w:tabs>
        <w:ind w:left="2160" w:hanging="360"/>
      </w:pPr>
      <w:rPr>
        <w:rFonts w:ascii="Arial" w:hAnsi="Arial" w:hint="default"/>
      </w:rPr>
    </w:lvl>
    <w:lvl w:ilvl="3" w:tplc="0062F792" w:tentative="1">
      <w:start w:val="1"/>
      <w:numFmt w:val="bullet"/>
      <w:lvlText w:val="I"/>
      <w:lvlJc w:val="left"/>
      <w:pPr>
        <w:tabs>
          <w:tab w:val="num" w:pos="2880"/>
        </w:tabs>
        <w:ind w:left="2880" w:hanging="360"/>
      </w:pPr>
      <w:rPr>
        <w:rFonts w:ascii="Arial" w:hAnsi="Arial" w:hint="default"/>
      </w:rPr>
    </w:lvl>
    <w:lvl w:ilvl="4" w:tplc="626AE3C8" w:tentative="1">
      <w:start w:val="1"/>
      <w:numFmt w:val="bullet"/>
      <w:lvlText w:val="I"/>
      <w:lvlJc w:val="left"/>
      <w:pPr>
        <w:tabs>
          <w:tab w:val="num" w:pos="3600"/>
        </w:tabs>
        <w:ind w:left="3600" w:hanging="360"/>
      </w:pPr>
      <w:rPr>
        <w:rFonts w:ascii="Arial" w:hAnsi="Arial" w:hint="default"/>
      </w:rPr>
    </w:lvl>
    <w:lvl w:ilvl="5" w:tplc="0DEA0830" w:tentative="1">
      <w:start w:val="1"/>
      <w:numFmt w:val="bullet"/>
      <w:lvlText w:val="I"/>
      <w:lvlJc w:val="left"/>
      <w:pPr>
        <w:tabs>
          <w:tab w:val="num" w:pos="4320"/>
        </w:tabs>
        <w:ind w:left="4320" w:hanging="360"/>
      </w:pPr>
      <w:rPr>
        <w:rFonts w:ascii="Arial" w:hAnsi="Arial" w:hint="default"/>
      </w:rPr>
    </w:lvl>
    <w:lvl w:ilvl="6" w:tplc="695A3F96" w:tentative="1">
      <w:start w:val="1"/>
      <w:numFmt w:val="bullet"/>
      <w:lvlText w:val="I"/>
      <w:lvlJc w:val="left"/>
      <w:pPr>
        <w:tabs>
          <w:tab w:val="num" w:pos="5040"/>
        </w:tabs>
        <w:ind w:left="5040" w:hanging="360"/>
      </w:pPr>
      <w:rPr>
        <w:rFonts w:ascii="Arial" w:hAnsi="Arial" w:hint="default"/>
      </w:rPr>
    </w:lvl>
    <w:lvl w:ilvl="7" w:tplc="F0C2E574" w:tentative="1">
      <w:start w:val="1"/>
      <w:numFmt w:val="bullet"/>
      <w:lvlText w:val="I"/>
      <w:lvlJc w:val="left"/>
      <w:pPr>
        <w:tabs>
          <w:tab w:val="num" w:pos="5760"/>
        </w:tabs>
        <w:ind w:left="5760" w:hanging="360"/>
      </w:pPr>
      <w:rPr>
        <w:rFonts w:ascii="Arial" w:hAnsi="Arial" w:hint="default"/>
      </w:rPr>
    </w:lvl>
    <w:lvl w:ilvl="8" w:tplc="195EA1AE" w:tentative="1">
      <w:start w:val="1"/>
      <w:numFmt w:val="bullet"/>
      <w:lvlText w:val="I"/>
      <w:lvlJc w:val="left"/>
      <w:pPr>
        <w:tabs>
          <w:tab w:val="num" w:pos="6480"/>
        </w:tabs>
        <w:ind w:left="6480" w:hanging="360"/>
      </w:pPr>
      <w:rPr>
        <w:rFonts w:ascii="Arial" w:hAnsi="Arial" w:hint="default"/>
      </w:rPr>
    </w:lvl>
  </w:abstractNum>
  <w:abstractNum w:abstractNumId="184">
    <w:nsid w:val="63D66219"/>
    <w:multiLevelType w:val="hybridMultilevel"/>
    <w:tmpl w:val="6714D1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nsid w:val="64A2689C"/>
    <w:multiLevelType w:val="hybridMultilevel"/>
    <w:tmpl w:val="D66EC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nsid w:val="65194F95"/>
    <w:multiLevelType w:val="hybridMultilevel"/>
    <w:tmpl w:val="B6AC87EE"/>
    <w:lvl w:ilvl="0" w:tplc="396660C2">
      <w:start w:val="1"/>
      <w:numFmt w:val="bullet"/>
      <w:lvlText w:val="•"/>
      <w:lvlJc w:val="left"/>
      <w:pPr>
        <w:tabs>
          <w:tab w:val="num" w:pos="720"/>
        </w:tabs>
        <w:ind w:left="720" w:hanging="360"/>
      </w:pPr>
      <w:rPr>
        <w:rFonts w:ascii="Arial" w:hAnsi="Arial" w:hint="default"/>
      </w:rPr>
    </w:lvl>
    <w:lvl w:ilvl="1" w:tplc="6D18AA1E">
      <w:numFmt w:val="bullet"/>
      <w:lvlText w:val="•"/>
      <w:lvlJc w:val="left"/>
      <w:pPr>
        <w:tabs>
          <w:tab w:val="num" w:pos="1440"/>
        </w:tabs>
        <w:ind w:left="1440" w:hanging="360"/>
      </w:pPr>
      <w:rPr>
        <w:rFonts w:ascii="Arial" w:hAnsi="Arial" w:hint="default"/>
      </w:rPr>
    </w:lvl>
    <w:lvl w:ilvl="2" w:tplc="D83CEF58" w:tentative="1">
      <w:start w:val="1"/>
      <w:numFmt w:val="bullet"/>
      <w:lvlText w:val="•"/>
      <w:lvlJc w:val="left"/>
      <w:pPr>
        <w:tabs>
          <w:tab w:val="num" w:pos="2160"/>
        </w:tabs>
        <w:ind w:left="2160" w:hanging="360"/>
      </w:pPr>
      <w:rPr>
        <w:rFonts w:ascii="Arial" w:hAnsi="Arial" w:hint="default"/>
      </w:rPr>
    </w:lvl>
    <w:lvl w:ilvl="3" w:tplc="97A63BAA" w:tentative="1">
      <w:start w:val="1"/>
      <w:numFmt w:val="bullet"/>
      <w:lvlText w:val="•"/>
      <w:lvlJc w:val="left"/>
      <w:pPr>
        <w:tabs>
          <w:tab w:val="num" w:pos="2880"/>
        </w:tabs>
        <w:ind w:left="2880" w:hanging="360"/>
      </w:pPr>
      <w:rPr>
        <w:rFonts w:ascii="Arial" w:hAnsi="Arial" w:hint="default"/>
      </w:rPr>
    </w:lvl>
    <w:lvl w:ilvl="4" w:tplc="488A5FD4" w:tentative="1">
      <w:start w:val="1"/>
      <w:numFmt w:val="bullet"/>
      <w:lvlText w:val="•"/>
      <w:lvlJc w:val="left"/>
      <w:pPr>
        <w:tabs>
          <w:tab w:val="num" w:pos="3600"/>
        </w:tabs>
        <w:ind w:left="3600" w:hanging="360"/>
      </w:pPr>
      <w:rPr>
        <w:rFonts w:ascii="Arial" w:hAnsi="Arial" w:hint="default"/>
      </w:rPr>
    </w:lvl>
    <w:lvl w:ilvl="5" w:tplc="D80CD5BE" w:tentative="1">
      <w:start w:val="1"/>
      <w:numFmt w:val="bullet"/>
      <w:lvlText w:val="•"/>
      <w:lvlJc w:val="left"/>
      <w:pPr>
        <w:tabs>
          <w:tab w:val="num" w:pos="4320"/>
        </w:tabs>
        <w:ind w:left="4320" w:hanging="360"/>
      </w:pPr>
      <w:rPr>
        <w:rFonts w:ascii="Arial" w:hAnsi="Arial" w:hint="default"/>
      </w:rPr>
    </w:lvl>
    <w:lvl w:ilvl="6" w:tplc="5D04DA14" w:tentative="1">
      <w:start w:val="1"/>
      <w:numFmt w:val="bullet"/>
      <w:lvlText w:val="•"/>
      <w:lvlJc w:val="left"/>
      <w:pPr>
        <w:tabs>
          <w:tab w:val="num" w:pos="5040"/>
        </w:tabs>
        <w:ind w:left="5040" w:hanging="360"/>
      </w:pPr>
      <w:rPr>
        <w:rFonts w:ascii="Arial" w:hAnsi="Arial" w:hint="default"/>
      </w:rPr>
    </w:lvl>
    <w:lvl w:ilvl="7" w:tplc="ABE2B1B0" w:tentative="1">
      <w:start w:val="1"/>
      <w:numFmt w:val="bullet"/>
      <w:lvlText w:val="•"/>
      <w:lvlJc w:val="left"/>
      <w:pPr>
        <w:tabs>
          <w:tab w:val="num" w:pos="5760"/>
        </w:tabs>
        <w:ind w:left="5760" w:hanging="360"/>
      </w:pPr>
      <w:rPr>
        <w:rFonts w:ascii="Arial" w:hAnsi="Arial" w:hint="default"/>
      </w:rPr>
    </w:lvl>
    <w:lvl w:ilvl="8" w:tplc="292CC032" w:tentative="1">
      <w:start w:val="1"/>
      <w:numFmt w:val="bullet"/>
      <w:lvlText w:val="•"/>
      <w:lvlJc w:val="left"/>
      <w:pPr>
        <w:tabs>
          <w:tab w:val="num" w:pos="6480"/>
        </w:tabs>
        <w:ind w:left="6480" w:hanging="360"/>
      </w:pPr>
      <w:rPr>
        <w:rFonts w:ascii="Arial" w:hAnsi="Arial" w:hint="default"/>
      </w:rPr>
    </w:lvl>
  </w:abstractNum>
  <w:abstractNum w:abstractNumId="187">
    <w:nsid w:val="654A21E1"/>
    <w:multiLevelType w:val="hybridMultilevel"/>
    <w:tmpl w:val="DAB042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655F4404"/>
    <w:multiLevelType w:val="hybridMultilevel"/>
    <w:tmpl w:val="30187486"/>
    <w:lvl w:ilvl="0" w:tplc="0409000D">
      <w:start w:val="1"/>
      <w:numFmt w:val="bullet"/>
      <w:lvlText w:val=""/>
      <w:lvlJc w:val="left"/>
      <w:pPr>
        <w:ind w:left="720" w:hanging="360"/>
      </w:pPr>
      <w:rPr>
        <w:rFonts w:ascii="Symbol" w:hAnsi="Symbol" w:hint="default"/>
      </w:rPr>
    </w:lvl>
    <w:lvl w:ilvl="1" w:tplc="04090003">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65EE18FC"/>
    <w:multiLevelType w:val="hybridMultilevel"/>
    <w:tmpl w:val="6D18990C"/>
    <w:lvl w:ilvl="0" w:tplc="0409000D">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nsid w:val="67740C83"/>
    <w:multiLevelType w:val="hybridMultilevel"/>
    <w:tmpl w:val="7A128AE0"/>
    <w:lvl w:ilvl="0" w:tplc="0409000F">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1">
    <w:nsid w:val="690829CA"/>
    <w:multiLevelType w:val="hybridMultilevel"/>
    <w:tmpl w:val="AB1867EA"/>
    <w:lvl w:ilvl="0" w:tplc="12D02B8A">
      <w:start w:val="1"/>
      <w:numFmt w:val="bullet"/>
      <w:lvlText w:val="N"/>
      <w:lvlJc w:val="left"/>
      <w:pPr>
        <w:tabs>
          <w:tab w:val="num" w:pos="720"/>
        </w:tabs>
        <w:ind w:left="720" w:hanging="360"/>
      </w:pPr>
      <w:rPr>
        <w:rFonts w:ascii="Arial" w:hAnsi="Arial" w:hint="default"/>
      </w:rPr>
    </w:lvl>
    <w:lvl w:ilvl="1" w:tplc="B776E266" w:tentative="1">
      <w:start w:val="1"/>
      <w:numFmt w:val="bullet"/>
      <w:lvlText w:val="N"/>
      <w:lvlJc w:val="left"/>
      <w:pPr>
        <w:tabs>
          <w:tab w:val="num" w:pos="1440"/>
        </w:tabs>
        <w:ind w:left="1440" w:hanging="360"/>
      </w:pPr>
      <w:rPr>
        <w:rFonts w:ascii="Arial" w:hAnsi="Arial" w:hint="default"/>
      </w:rPr>
    </w:lvl>
    <w:lvl w:ilvl="2" w:tplc="E7CABB08" w:tentative="1">
      <w:start w:val="1"/>
      <w:numFmt w:val="bullet"/>
      <w:lvlText w:val="N"/>
      <w:lvlJc w:val="left"/>
      <w:pPr>
        <w:tabs>
          <w:tab w:val="num" w:pos="2160"/>
        </w:tabs>
        <w:ind w:left="2160" w:hanging="360"/>
      </w:pPr>
      <w:rPr>
        <w:rFonts w:ascii="Arial" w:hAnsi="Arial" w:hint="default"/>
      </w:rPr>
    </w:lvl>
    <w:lvl w:ilvl="3" w:tplc="A05A0D70" w:tentative="1">
      <w:start w:val="1"/>
      <w:numFmt w:val="bullet"/>
      <w:lvlText w:val="N"/>
      <w:lvlJc w:val="left"/>
      <w:pPr>
        <w:tabs>
          <w:tab w:val="num" w:pos="2880"/>
        </w:tabs>
        <w:ind w:left="2880" w:hanging="360"/>
      </w:pPr>
      <w:rPr>
        <w:rFonts w:ascii="Arial" w:hAnsi="Arial" w:hint="default"/>
      </w:rPr>
    </w:lvl>
    <w:lvl w:ilvl="4" w:tplc="E40E69DA" w:tentative="1">
      <w:start w:val="1"/>
      <w:numFmt w:val="bullet"/>
      <w:lvlText w:val="N"/>
      <w:lvlJc w:val="left"/>
      <w:pPr>
        <w:tabs>
          <w:tab w:val="num" w:pos="3600"/>
        </w:tabs>
        <w:ind w:left="3600" w:hanging="360"/>
      </w:pPr>
      <w:rPr>
        <w:rFonts w:ascii="Arial" w:hAnsi="Arial" w:hint="default"/>
      </w:rPr>
    </w:lvl>
    <w:lvl w:ilvl="5" w:tplc="68C601DC" w:tentative="1">
      <w:start w:val="1"/>
      <w:numFmt w:val="bullet"/>
      <w:lvlText w:val="N"/>
      <w:lvlJc w:val="left"/>
      <w:pPr>
        <w:tabs>
          <w:tab w:val="num" w:pos="4320"/>
        </w:tabs>
        <w:ind w:left="4320" w:hanging="360"/>
      </w:pPr>
      <w:rPr>
        <w:rFonts w:ascii="Arial" w:hAnsi="Arial" w:hint="default"/>
      </w:rPr>
    </w:lvl>
    <w:lvl w:ilvl="6" w:tplc="D5221D42" w:tentative="1">
      <w:start w:val="1"/>
      <w:numFmt w:val="bullet"/>
      <w:lvlText w:val="N"/>
      <w:lvlJc w:val="left"/>
      <w:pPr>
        <w:tabs>
          <w:tab w:val="num" w:pos="5040"/>
        </w:tabs>
        <w:ind w:left="5040" w:hanging="360"/>
      </w:pPr>
      <w:rPr>
        <w:rFonts w:ascii="Arial" w:hAnsi="Arial" w:hint="default"/>
      </w:rPr>
    </w:lvl>
    <w:lvl w:ilvl="7" w:tplc="D130D1AC" w:tentative="1">
      <w:start w:val="1"/>
      <w:numFmt w:val="bullet"/>
      <w:lvlText w:val="N"/>
      <w:lvlJc w:val="left"/>
      <w:pPr>
        <w:tabs>
          <w:tab w:val="num" w:pos="5760"/>
        </w:tabs>
        <w:ind w:left="5760" w:hanging="360"/>
      </w:pPr>
      <w:rPr>
        <w:rFonts w:ascii="Arial" w:hAnsi="Arial" w:hint="default"/>
      </w:rPr>
    </w:lvl>
    <w:lvl w:ilvl="8" w:tplc="2AAECEEE" w:tentative="1">
      <w:start w:val="1"/>
      <w:numFmt w:val="bullet"/>
      <w:lvlText w:val="N"/>
      <w:lvlJc w:val="left"/>
      <w:pPr>
        <w:tabs>
          <w:tab w:val="num" w:pos="6480"/>
        </w:tabs>
        <w:ind w:left="6480" w:hanging="360"/>
      </w:pPr>
      <w:rPr>
        <w:rFonts w:ascii="Arial" w:hAnsi="Arial" w:hint="default"/>
      </w:rPr>
    </w:lvl>
  </w:abstractNum>
  <w:abstractNum w:abstractNumId="192">
    <w:nsid w:val="69664307"/>
    <w:multiLevelType w:val="hybridMultilevel"/>
    <w:tmpl w:val="634E4776"/>
    <w:lvl w:ilvl="0" w:tplc="FC248A48">
      <w:start w:val="1"/>
      <w:numFmt w:val="bullet"/>
      <w:lvlText w:val="A"/>
      <w:lvlJc w:val="left"/>
      <w:pPr>
        <w:tabs>
          <w:tab w:val="num" w:pos="720"/>
        </w:tabs>
        <w:ind w:left="720" w:hanging="360"/>
      </w:pPr>
      <w:rPr>
        <w:rFonts w:ascii="Arial" w:hAnsi="Arial" w:hint="default"/>
      </w:rPr>
    </w:lvl>
    <w:lvl w:ilvl="1" w:tplc="698826B8" w:tentative="1">
      <w:start w:val="1"/>
      <w:numFmt w:val="bullet"/>
      <w:lvlText w:val="A"/>
      <w:lvlJc w:val="left"/>
      <w:pPr>
        <w:tabs>
          <w:tab w:val="num" w:pos="1440"/>
        </w:tabs>
        <w:ind w:left="1440" w:hanging="360"/>
      </w:pPr>
      <w:rPr>
        <w:rFonts w:ascii="Arial" w:hAnsi="Arial" w:hint="default"/>
      </w:rPr>
    </w:lvl>
    <w:lvl w:ilvl="2" w:tplc="BADE5B42" w:tentative="1">
      <w:start w:val="1"/>
      <w:numFmt w:val="bullet"/>
      <w:lvlText w:val="A"/>
      <w:lvlJc w:val="left"/>
      <w:pPr>
        <w:tabs>
          <w:tab w:val="num" w:pos="2160"/>
        </w:tabs>
        <w:ind w:left="2160" w:hanging="360"/>
      </w:pPr>
      <w:rPr>
        <w:rFonts w:ascii="Arial" w:hAnsi="Arial" w:hint="default"/>
      </w:rPr>
    </w:lvl>
    <w:lvl w:ilvl="3" w:tplc="7382DB04" w:tentative="1">
      <w:start w:val="1"/>
      <w:numFmt w:val="bullet"/>
      <w:lvlText w:val="A"/>
      <w:lvlJc w:val="left"/>
      <w:pPr>
        <w:tabs>
          <w:tab w:val="num" w:pos="2880"/>
        </w:tabs>
        <w:ind w:left="2880" w:hanging="360"/>
      </w:pPr>
      <w:rPr>
        <w:rFonts w:ascii="Arial" w:hAnsi="Arial" w:hint="default"/>
      </w:rPr>
    </w:lvl>
    <w:lvl w:ilvl="4" w:tplc="EB5A7558" w:tentative="1">
      <w:start w:val="1"/>
      <w:numFmt w:val="bullet"/>
      <w:lvlText w:val="A"/>
      <w:lvlJc w:val="left"/>
      <w:pPr>
        <w:tabs>
          <w:tab w:val="num" w:pos="3600"/>
        </w:tabs>
        <w:ind w:left="3600" w:hanging="360"/>
      </w:pPr>
      <w:rPr>
        <w:rFonts w:ascii="Arial" w:hAnsi="Arial" w:hint="default"/>
      </w:rPr>
    </w:lvl>
    <w:lvl w:ilvl="5" w:tplc="45E612DC" w:tentative="1">
      <w:start w:val="1"/>
      <w:numFmt w:val="bullet"/>
      <w:lvlText w:val="A"/>
      <w:lvlJc w:val="left"/>
      <w:pPr>
        <w:tabs>
          <w:tab w:val="num" w:pos="4320"/>
        </w:tabs>
        <w:ind w:left="4320" w:hanging="360"/>
      </w:pPr>
      <w:rPr>
        <w:rFonts w:ascii="Arial" w:hAnsi="Arial" w:hint="default"/>
      </w:rPr>
    </w:lvl>
    <w:lvl w:ilvl="6" w:tplc="D1E86446" w:tentative="1">
      <w:start w:val="1"/>
      <w:numFmt w:val="bullet"/>
      <w:lvlText w:val="A"/>
      <w:lvlJc w:val="left"/>
      <w:pPr>
        <w:tabs>
          <w:tab w:val="num" w:pos="5040"/>
        </w:tabs>
        <w:ind w:left="5040" w:hanging="360"/>
      </w:pPr>
      <w:rPr>
        <w:rFonts w:ascii="Arial" w:hAnsi="Arial" w:hint="default"/>
      </w:rPr>
    </w:lvl>
    <w:lvl w:ilvl="7" w:tplc="5A7252C8" w:tentative="1">
      <w:start w:val="1"/>
      <w:numFmt w:val="bullet"/>
      <w:lvlText w:val="A"/>
      <w:lvlJc w:val="left"/>
      <w:pPr>
        <w:tabs>
          <w:tab w:val="num" w:pos="5760"/>
        </w:tabs>
        <w:ind w:left="5760" w:hanging="360"/>
      </w:pPr>
      <w:rPr>
        <w:rFonts w:ascii="Arial" w:hAnsi="Arial" w:hint="default"/>
      </w:rPr>
    </w:lvl>
    <w:lvl w:ilvl="8" w:tplc="42226156" w:tentative="1">
      <w:start w:val="1"/>
      <w:numFmt w:val="bullet"/>
      <w:lvlText w:val="A"/>
      <w:lvlJc w:val="left"/>
      <w:pPr>
        <w:tabs>
          <w:tab w:val="num" w:pos="6480"/>
        </w:tabs>
        <w:ind w:left="6480" w:hanging="360"/>
      </w:pPr>
      <w:rPr>
        <w:rFonts w:ascii="Arial" w:hAnsi="Arial" w:hint="default"/>
      </w:rPr>
    </w:lvl>
  </w:abstractNum>
  <w:abstractNum w:abstractNumId="193">
    <w:nsid w:val="69B463A0"/>
    <w:multiLevelType w:val="hybridMultilevel"/>
    <w:tmpl w:val="63529F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69B64687"/>
    <w:multiLevelType w:val="hybridMultilevel"/>
    <w:tmpl w:val="DCB0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69D97116"/>
    <w:multiLevelType w:val="hybridMultilevel"/>
    <w:tmpl w:val="449684BC"/>
    <w:lvl w:ilvl="0" w:tplc="A198D492">
      <w:start w:val="1"/>
      <w:numFmt w:val="bullet"/>
      <w:lvlText w:val="I"/>
      <w:lvlJc w:val="left"/>
      <w:pPr>
        <w:tabs>
          <w:tab w:val="num" w:pos="720"/>
        </w:tabs>
        <w:ind w:left="720" w:hanging="360"/>
      </w:pPr>
      <w:rPr>
        <w:rFonts w:ascii="Arial" w:hAnsi="Arial" w:hint="default"/>
      </w:rPr>
    </w:lvl>
    <w:lvl w:ilvl="1" w:tplc="8E6A00D6" w:tentative="1">
      <w:start w:val="1"/>
      <w:numFmt w:val="bullet"/>
      <w:lvlText w:val="I"/>
      <w:lvlJc w:val="left"/>
      <w:pPr>
        <w:tabs>
          <w:tab w:val="num" w:pos="1440"/>
        </w:tabs>
        <w:ind w:left="1440" w:hanging="360"/>
      </w:pPr>
      <w:rPr>
        <w:rFonts w:ascii="Arial" w:hAnsi="Arial" w:hint="default"/>
      </w:rPr>
    </w:lvl>
    <w:lvl w:ilvl="2" w:tplc="4DC4D1BA" w:tentative="1">
      <w:start w:val="1"/>
      <w:numFmt w:val="bullet"/>
      <w:lvlText w:val="I"/>
      <w:lvlJc w:val="left"/>
      <w:pPr>
        <w:tabs>
          <w:tab w:val="num" w:pos="2160"/>
        </w:tabs>
        <w:ind w:left="2160" w:hanging="360"/>
      </w:pPr>
      <w:rPr>
        <w:rFonts w:ascii="Arial" w:hAnsi="Arial" w:hint="default"/>
      </w:rPr>
    </w:lvl>
    <w:lvl w:ilvl="3" w:tplc="48FEBA08" w:tentative="1">
      <w:start w:val="1"/>
      <w:numFmt w:val="bullet"/>
      <w:lvlText w:val="I"/>
      <w:lvlJc w:val="left"/>
      <w:pPr>
        <w:tabs>
          <w:tab w:val="num" w:pos="2880"/>
        </w:tabs>
        <w:ind w:left="2880" w:hanging="360"/>
      </w:pPr>
      <w:rPr>
        <w:rFonts w:ascii="Arial" w:hAnsi="Arial" w:hint="default"/>
      </w:rPr>
    </w:lvl>
    <w:lvl w:ilvl="4" w:tplc="67827CDE" w:tentative="1">
      <w:start w:val="1"/>
      <w:numFmt w:val="bullet"/>
      <w:lvlText w:val="I"/>
      <w:lvlJc w:val="left"/>
      <w:pPr>
        <w:tabs>
          <w:tab w:val="num" w:pos="3600"/>
        </w:tabs>
        <w:ind w:left="3600" w:hanging="360"/>
      </w:pPr>
      <w:rPr>
        <w:rFonts w:ascii="Arial" w:hAnsi="Arial" w:hint="default"/>
      </w:rPr>
    </w:lvl>
    <w:lvl w:ilvl="5" w:tplc="B256071A" w:tentative="1">
      <w:start w:val="1"/>
      <w:numFmt w:val="bullet"/>
      <w:lvlText w:val="I"/>
      <w:lvlJc w:val="left"/>
      <w:pPr>
        <w:tabs>
          <w:tab w:val="num" w:pos="4320"/>
        </w:tabs>
        <w:ind w:left="4320" w:hanging="360"/>
      </w:pPr>
      <w:rPr>
        <w:rFonts w:ascii="Arial" w:hAnsi="Arial" w:hint="default"/>
      </w:rPr>
    </w:lvl>
    <w:lvl w:ilvl="6" w:tplc="BA8CFB00" w:tentative="1">
      <w:start w:val="1"/>
      <w:numFmt w:val="bullet"/>
      <w:lvlText w:val="I"/>
      <w:lvlJc w:val="left"/>
      <w:pPr>
        <w:tabs>
          <w:tab w:val="num" w:pos="5040"/>
        </w:tabs>
        <w:ind w:left="5040" w:hanging="360"/>
      </w:pPr>
      <w:rPr>
        <w:rFonts w:ascii="Arial" w:hAnsi="Arial" w:hint="default"/>
      </w:rPr>
    </w:lvl>
    <w:lvl w:ilvl="7" w:tplc="B5F875E8" w:tentative="1">
      <w:start w:val="1"/>
      <w:numFmt w:val="bullet"/>
      <w:lvlText w:val="I"/>
      <w:lvlJc w:val="left"/>
      <w:pPr>
        <w:tabs>
          <w:tab w:val="num" w:pos="5760"/>
        </w:tabs>
        <w:ind w:left="5760" w:hanging="360"/>
      </w:pPr>
      <w:rPr>
        <w:rFonts w:ascii="Arial" w:hAnsi="Arial" w:hint="default"/>
      </w:rPr>
    </w:lvl>
    <w:lvl w:ilvl="8" w:tplc="C2B8B926" w:tentative="1">
      <w:start w:val="1"/>
      <w:numFmt w:val="bullet"/>
      <w:lvlText w:val="I"/>
      <w:lvlJc w:val="left"/>
      <w:pPr>
        <w:tabs>
          <w:tab w:val="num" w:pos="6480"/>
        </w:tabs>
        <w:ind w:left="6480" w:hanging="360"/>
      </w:pPr>
      <w:rPr>
        <w:rFonts w:ascii="Arial" w:hAnsi="Arial" w:hint="default"/>
      </w:rPr>
    </w:lvl>
  </w:abstractNum>
  <w:abstractNum w:abstractNumId="196">
    <w:nsid w:val="6A713AB3"/>
    <w:multiLevelType w:val="hybridMultilevel"/>
    <w:tmpl w:val="6AC8D298"/>
    <w:lvl w:ilvl="0" w:tplc="A4B8D7C4">
      <w:start w:val="1"/>
      <w:numFmt w:val="bullet"/>
      <w:lvlText w:val="O"/>
      <w:lvlJc w:val="left"/>
      <w:pPr>
        <w:tabs>
          <w:tab w:val="num" w:pos="720"/>
        </w:tabs>
        <w:ind w:left="720" w:hanging="360"/>
      </w:pPr>
      <w:rPr>
        <w:rFonts w:ascii="Arial" w:hAnsi="Arial" w:hint="default"/>
      </w:rPr>
    </w:lvl>
    <w:lvl w:ilvl="1" w:tplc="02D87598" w:tentative="1">
      <w:start w:val="1"/>
      <w:numFmt w:val="bullet"/>
      <w:lvlText w:val="O"/>
      <w:lvlJc w:val="left"/>
      <w:pPr>
        <w:tabs>
          <w:tab w:val="num" w:pos="1440"/>
        </w:tabs>
        <w:ind w:left="1440" w:hanging="360"/>
      </w:pPr>
      <w:rPr>
        <w:rFonts w:ascii="Arial" w:hAnsi="Arial" w:hint="default"/>
      </w:rPr>
    </w:lvl>
    <w:lvl w:ilvl="2" w:tplc="BF1E8F90" w:tentative="1">
      <w:start w:val="1"/>
      <w:numFmt w:val="bullet"/>
      <w:lvlText w:val="O"/>
      <w:lvlJc w:val="left"/>
      <w:pPr>
        <w:tabs>
          <w:tab w:val="num" w:pos="2160"/>
        </w:tabs>
        <w:ind w:left="2160" w:hanging="360"/>
      </w:pPr>
      <w:rPr>
        <w:rFonts w:ascii="Arial" w:hAnsi="Arial" w:hint="default"/>
      </w:rPr>
    </w:lvl>
    <w:lvl w:ilvl="3" w:tplc="055C0912" w:tentative="1">
      <w:start w:val="1"/>
      <w:numFmt w:val="bullet"/>
      <w:lvlText w:val="O"/>
      <w:lvlJc w:val="left"/>
      <w:pPr>
        <w:tabs>
          <w:tab w:val="num" w:pos="2880"/>
        </w:tabs>
        <w:ind w:left="2880" w:hanging="360"/>
      </w:pPr>
      <w:rPr>
        <w:rFonts w:ascii="Arial" w:hAnsi="Arial" w:hint="default"/>
      </w:rPr>
    </w:lvl>
    <w:lvl w:ilvl="4" w:tplc="392487CC" w:tentative="1">
      <w:start w:val="1"/>
      <w:numFmt w:val="bullet"/>
      <w:lvlText w:val="O"/>
      <w:lvlJc w:val="left"/>
      <w:pPr>
        <w:tabs>
          <w:tab w:val="num" w:pos="3600"/>
        </w:tabs>
        <w:ind w:left="3600" w:hanging="360"/>
      </w:pPr>
      <w:rPr>
        <w:rFonts w:ascii="Arial" w:hAnsi="Arial" w:hint="default"/>
      </w:rPr>
    </w:lvl>
    <w:lvl w:ilvl="5" w:tplc="22B8514C" w:tentative="1">
      <w:start w:val="1"/>
      <w:numFmt w:val="bullet"/>
      <w:lvlText w:val="O"/>
      <w:lvlJc w:val="left"/>
      <w:pPr>
        <w:tabs>
          <w:tab w:val="num" w:pos="4320"/>
        </w:tabs>
        <w:ind w:left="4320" w:hanging="360"/>
      </w:pPr>
      <w:rPr>
        <w:rFonts w:ascii="Arial" w:hAnsi="Arial" w:hint="default"/>
      </w:rPr>
    </w:lvl>
    <w:lvl w:ilvl="6" w:tplc="611CFB80" w:tentative="1">
      <w:start w:val="1"/>
      <w:numFmt w:val="bullet"/>
      <w:lvlText w:val="O"/>
      <w:lvlJc w:val="left"/>
      <w:pPr>
        <w:tabs>
          <w:tab w:val="num" w:pos="5040"/>
        </w:tabs>
        <w:ind w:left="5040" w:hanging="360"/>
      </w:pPr>
      <w:rPr>
        <w:rFonts w:ascii="Arial" w:hAnsi="Arial" w:hint="default"/>
      </w:rPr>
    </w:lvl>
    <w:lvl w:ilvl="7" w:tplc="EE387B00" w:tentative="1">
      <w:start w:val="1"/>
      <w:numFmt w:val="bullet"/>
      <w:lvlText w:val="O"/>
      <w:lvlJc w:val="left"/>
      <w:pPr>
        <w:tabs>
          <w:tab w:val="num" w:pos="5760"/>
        </w:tabs>
        <w:ind w:left="5760" w:hanging="360"/>
      </w:pPr>
      <w:rPr>
        <w:rFonts w:ascii="Arial" w:hAnsi="Arial" w:hint="default"/>
      </w:rPr>
    </w:lvl>
    <w:lvl w:ilvl="8" w:tplc="3D0C7AD4" w:tentative="1">
      <w:start w:val="1"/>
      <w:numFmt w:val="bullet"/>
      <w:lvlText w:val="O"/>
      <w:lvlJc w:val="left"/>
      <w:pPr>
        <w:tabs>
          <w:tab w:val="num" w:pos="6480"/>
        </w:tabs>
        <w:ind w:left="6480" w:hanging="360"/>
      </w:pPr>
      <w:rPr>
        <w:rFonts w:ascii="Arial" w:hAnsi="Arial" w:hint="default"/>
      </w:rPr>
    </w:lvl>
  </w:abstractNum>
  <w:abstractNum w:abstractNumId="197">
    <w:nsid w:val="6B8E6798"/>
    <w:multiLevelType w:val="hybridMultilevel"/>
    <w:tmpl w:val="EAFEBF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nsid w:val="6BBE1883"/>
    <w:multiLevelType w:val="hybridMultilevel"/>
    <w:tmpl w:val="33E66DD8"/>
    <w:lvl w:ilvl="0" w:tplc="5B38039A">
      <w:start w:val="1"/>
      <w:numFmt w:val="bullet"/>
      <w:lvlText w:val="N"/>
      <w:lvlJc w:val="left"/>
      <w:pPr>
        <w:tabs>
          <w:tab w:val="num" w:pos="720"/>
        </w:tabs>
        <w:ind w:left="720" w:hanging="360"/>
      </w:pPr>
      <w:rPr>
        <w:rFonts w:ascii="Arial" w:hAnsi="Arial" w:hint="default"/>
      </w:rPr>
    </w:lvl>
    <w:lvl w:ilvl="1" w:tplc="8E9ED79A" w:tentative="1">
      <w:start w:val="1"/>
      <w:numFmt w:val="bullet"/>
      <w:lvlText w:val="N"/>
      <w:lvlJc w:val="left"/>
      <w:pPr>
        <w:tabs>
          <w:tab w:val="num" w:pos="1440"/>
        </w:tabs>
        <w:ind w:left="1440" w:hanging="360"/>
      </w:pPr>
      <w:rPr>
        <w:rFonts w:ascii="Arial" w:hAnsi="Arial" w:hint="default"/>
      </w:rPr>
    </w:lvl>
    <w:lvl w:ilvl="2" w:tplc="D94A6320" w:tentative="1">
      <w:start w:val="1"/>
      <w:numFmt w:val="bullet"/>
      <w:lvlText w:val="N"/>
      <w:lvlJc w:val="left"/>
      <w:pPr>
        <w:tabs>
          <w:tab w:val="num" w:pos="2160"/>
        </w:tabs>
        <w:ind w:left="2160" w:hanging="360"/>
      </w:pPr>
      <w:rPr>
        <w:rFonts w:ascii="Arial" w:hAnsi="Arial" w:hint="default"/>
      </w:rPr>
    </w:lvl>
    <w:lvl w:ilvl="3" w:tplc="53EACB26" w:tentative="1">
      <w:start w:val="1"/>
      <w:numFmt w:val="bullet"/>
      <w:lvlText w:val="N"/>
      <w:lvlJc w:val="left"/>
      <w:pPr>
        <w:tabs>
          <w:tab w:val="num" w:pos="2880"/>
        </w:tabs>
        <w:ind w:left="2880" w:hanging="360"/>
      </w:pPr>
      <w:rPr>
        <w:rFonts w:ascii="Arial" w:hAnsi="Arial" w:hint="default"/>
      </w:rPr>
    </w:lvl>
    <w:lvl w:ilvl="4" w:tplc="032887CE" w:tentative="1">
      <w:start w:val="1"/>
      <w:numFmt w:val="bullet"/>
      <w:lvlText w:val="N"/>
      <w:lvlJc w:val="left"/>
      <w:pPr>
        <w:tabs>
          <w:tab w:val="num" w:pos="3600"/>
        </w:tabs>
        <w:ind w:left="3600" w:hanging="360"/>
      </w:pPr>
      <w:rPr>
        <w:rFonts w:ascii="Arial" w:hAnsi="Arial" w:hint="default"/>
      </w:rPr>
    </w:lvl>
    <w:lvl w:ilvl="5" w:tplc="6950B5DA" w:tentative="1">
      <w:start w:val="1"/>
      <w:numFmt w:val="bullet"/>
      <w:lvlText w:val="N"/>
      <w:lvlJc w:val="left"/>
      <w:pPr>
        <w:tabs>
          <w:tab w:val="num" w:pos="4320"/>
        </w:tabs>
        <w:ind w:left="4320" w:hanging="360"/>
      </w:pPr>
      <w:rPr>
        <w:rFonts w:ascii="Arial" w:hAnsi="Arial" w:hint="default"/>
      </w:rPr>
    </w:lvl>
    <w:lvl w:ilvl="6" w:tplc="EF2AB414" w:tentative="1">
      <w:start w:val="1"/>
      <w:numFmt w:val="bullet"/>
      <w:lvlText w:val="N"/>
      <w:lvlJc w:val="left"/>
      <w:pPr>
        <w:tabs>
          <w:tab w:val="num" w:pos="5040"/>
        </w:tabs>
        <w:ind w:left="5040" w:hanging="360"/>
      </w:pPr>
      <w:rPr>
        <w:rFonts w:ascii="Arial" w:hAnsi="Arial" w:hint="default"/>
      </w:rPr>
    </w:lvl>
    <w:lvl w:ilvl="7" w:tplc="0DB89CE0" w:tentative="1">
      <w:start w:val="1"/>
      <w:numFmt w:val="bullet"/>
      <w:lvlText w:val="N"/>
      <w:lvlJc w:val="left"/>
      <w:pPr>
        <w:tabs>
          <w:tab w:val="num" w:pos="5760"/>
        </w:tabs>
        <w:ind w:left="5760" w:hanging="360"/>
      </w:pPr>
      <w:rPr>
        <w:rFonts w:ascii="Arial" w:hAnsi="Arial" w:hint="default"/>
      </w:rPr>
    </w:lvl>
    <w:lvl w:ilvl="8" w:tplc="E736C8D2" w:tentative="1">
      <w:start w:val="1"/>
      <w:numFmt w:val="bullet"/>
      <w:lvlText w:val="N"/>
      <w:lvlJc w:val="left"/>
      <w:pPr>
        <w:tabs>
          <w:tab w:val="num" w:pos="6480"/>
        </w:tabs>
        <w:ind w:left="6480" w:hanging="360"/>
      </w:pPr>
      <w:rPr>
        <w:rFonts w:ascii="Arial" w:hAnsi="Arial" w:hint="default"/>
      </w:rPr>
    </w:lvl>
  </w:abstractNum>
  <w:abstractNum w:abstractNumId="199">
    <w:nsid w:val="6C8912AC"/>
    <w:multiLevelType w:val="hybridMultilevel"/>
    <w:tmpl w:val="A4BE9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nsid w:val="6CCA5723"/>
    <w:multiLevelType w:val="hybridMultilevel"/>
    <w:tmpl w:val="5F6411D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1">
    <w:nsid w:val="6E1F73F0"/>
    <w:multiLevelType w:val="hybridMultilevel"/>
    <w:tmpl w:val="310E3624"/>
    <w:lvl w:ilvl="0" w:tplc="5BF2B512">
      <w:start w:val="1"/>
      <w:numFmt w:val="bullet"/>
      <w:lvlText w:val="•"/>
      <w:lvlJc w:val="left"/>
      <w:pPr>
        <w:tabs>
          <w:tab w:val="num" w:pos="720"/>
        </w:tabs>
        <w:ind w:left="720" w:hanging="360"/>
      </w:pPr>
      <w:rPr>
        <w:rFonts w:ascii="Arial" w:hAnsi="Arial" w:hint="default"/>
      </w:rPr>
    </w:lvl>
    <w:lvl w:ilvl="1" w:tplc="FB8A6A24" w:tentative="1">
      <w:start w:val="1"/>
      <w:numFmt w:val="bullet"/>
      <w:lvlText w:val="•"/>
      <w:lvlJc w:val="left"/>
      <w:pPr>
        <w:tabs>
          <w:tab w:val="num" w:pos="1440"/>
        </w:tabs>
        <w:ind w:left="1440" w:hanging="360"/>
      </w:pPr>
      <w:rPr>
        <w:rFonts w:ascii="Arial" w:hAnsi="Arial" w:hint="default"/>
      </w:rPr>
    </w:lvl>
    <w:lvl w:ilvl="2" w:tplc="640EF37E" w:tentative="1">
      <w:start w:val="1"/>
      <w:numFmt w:val="bullet"/>
      <w:lvlText w:val="•"/>
      <w:lvlJc w:val="left"/>
      <w:pPr>
        <w:tabs>
          <w:tab w:val="num" w:pos="2160"/>
        </w:tabs>
        <w:ind w:left="2160" w:hanging="360"/>
      </w:pPr>
      <w:rPr>
        <w:rFonts w:ascii="Arial" w:hAnsi="Arial" w:hint="default"/>
      </w:rPr>
    </w:lvl>
    <w:lvl w:ilvl="3" w:tplc="B17A34D0" w:tentative="1">
      <w:start w:val="1"/>
      <w:numFmt w:val="bullet"/>
      <w:lvlText w:val="•"/>
      <w:lvlJc w:val="left"/>
      <w:pPr>
        <w:tabs>
          <w:tab w:val="num" w:pos="2880"/>
        </w:tabs>
        <w:ind w:left="2880" w:hanging="360"/>
      </w:pPr>
      <w:rPr>
        <w:rFonts w:ascii="Arial" w:hAnsi="Arial" w:hint="default"/>
      </w:rPr>
    </w:lvl>
    <w:lvl w:ilvl="4" w:tplc="6F62720C" w:tentative="1">
      <w:start w:val="1"/>
      <w:numFmt w:val="bullet"/>
      <w:lvlText w:val="•"/>
      <w:lvlJc w:val="left"/>
      <w:pPr>
        <w:tabs>
          <w:tab w:val="num" w:pos="3600"/>
        </w:tabs>
        <w:ind w:left="3600" w:hanging="360"/>
      </w:pPr>
      <w:rPr>
        <w:rFonts w:ascii="Arial" w:hAnsi="Arial" w:hint="default"/>
      </w:rPr>
    </w:lvl>
    <w:lvl w:ilvl="5" w:tplc="B03093A8" w:tentative="1">
      <w:start w:val="1"/>
      <w:numFmt w:val="bullet"/>
      <w:lvlText w:val="•"/>
      <w:lvlJc w:val="left"/>
      <w:pPr>
        <w:tabs>
          <w:tab w:val="num" w:pos="4320"/>
        </w:tabs>
        <w:ind w:left="4320" w:hanging="360"/>
      </w:pPr>
      <w:rPr>
        <w:rFonts w:ascii="Arial" w:hAnsi="Arial" w:hint="default"/>
      </w:rPr>
    </w:lvl>
    <w:lvl w:ilvl="6" w:tplc="024C58BA" w:tentative="1">
      <w:start w:val="1"/>
      <w:numFmt w:val="bullet"/>
      <w:lvlText w:val="•"/>
      <w:lvlJc w:val="left"/>
      <w:pPr>
        <w:tabs>
          <w:tab w:val="num" w:pos="5040"/>
        </w:tabs>
        <w:ind w:left="5040" w:hanging="360"/>
      </w:pPr>
      <w:rPr>
        <w:rFonts w:ascii="Arial" w:hAnsi="Arial" w:hint="default"/>
      </w:rPr>
    </w:lvl>
    <w:lvl w:ilvl="7" w:tplc="6952C858" w:tentative="1">
      <w:start w:val="1"/>
      <w:numFmt w:val="bullet"/>
      <w:lvlText w:val="•"/>
      <w:lvlJc w:val="left"/>
      <w:pPr>
        <w:tabs>
          <w:tab w:val="num" w:pos="5760"/>
        </w:tabs>
        <w:ind w:left="5760" w:hanging="360"/>
      </w:pPr>
      <w:rPr>
        <w:rFonts w:ascii="Arial" w:hAnsi="Arial" w:hint="default"/>
      </w:rPr>
    </w:lvl>
    <w:lvl w:ilvl="8" w:tplc="4E10253E" w:tentative="1">
      <w:start w:val="1"/>
      <w:numFmt w:val="bullet"/>
      <w:lvlText w:val="•"/>
      <w:lvlJc w:val="left"/>
      <w:pPr>
        <w:tabs>
          <w:tab w:val="num" w:pos="6480"/>
        </w:tabs>
        <w:ind w:left="6480" w:hanging="360"/>
      </w:pPr>
      <w:rPr>
        <w:rFonts w:ascii="Arial" w:hAnsi="Arial" w:hint="default"/>
      </w:rPr>
    </w:lvl>
  </w:abstractNum>
  <w:abstractNum w:abstractNumId="202">
    <w:nsid w:val="6E481555"/>
    <w:multiLevelType w:val="hybridMultilevel"/>
    <w:tmpl w:val="4AA4C3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nsid w:val="6F2666F1"/>
    <w:multiLevelType w:val="hybridMultilevel"/>
    <w:tmpl w:val="75F0093E"/>
    <w:lvl w:ilvl="0" w:tplc="04090001">
      <w:start w:val="1"/>
      <w:numFmt w:val="bullet"/>
      <w:lvlText w:val=""/>
      <w:lvlJc w:val="left"/>
      <w:pPr>
        <w:tabs>
          <w:tab w:val="num" w:pos="864"/>
        </w:tabs>
        <w:ind w:left="792" w:hanging="288"/>
      </w:pPr>
      <w:rPr>
        <w:rFonts w:ascii="Symbol" w:hAnsi="Symbol" w:hint="default"/>
      </w:rPr>
    </w:lvl>
    <w:lvl w:ilvl="1" w:tplc="04090003">
      <w:start w:val="1"/>
      <w:numFmt w:val="upperRoman"/>
      <w:lvlText w:val="%2."/>
      <w:lvlJc w:val="right"/>
      <w:pPr>
        <w:tabs>
          <w:tab w:val="num" w:pos="504"/>
        </w:tabs>
        <w:ind w:left="504" w:hanging="360"/>
      </w:pPr>
      <w:rPr>
        <w:rFonts w:hint="default"/>
        <w:b/>
        <w:i w:val="0"/>
      </w:rPr>
    </w:lvl>
    <w:lvl w:ilvl="2" w:tplc="04090005">
      <w:start w:val="1"/>
      <w:numFmt w:val="bullet"/>
      <w:pStyle w:val="Bullets"/>
      <w:lvlText w:val=""/>
      <w:lvlJc w:val="left"/>
      <w:pPr>
        <w:tabs>
          <w:tab w:val="num" w:pos="1296"/>
        </w:tabs>
        <w:ind w:left="1296"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6F3A42E9"/>
    <w:multiLevelType w:val="hybridMultilevel"/>
    <w:tmpl w:val="4CBC28E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5">
    <w:nsid w:val="6F69551B"/>
    <w:multiLevelType w:val="hybridMultilevel"/>
    <w:tmpl w:val="7CF66A04"/>
    <w:lvl w:ilvl="0" w:tplc="B89A9300">
      <w:start w:val="1"/>
      <w:numFmt w:val="bullet"/>
      <w:lvlText w:val="o"/>
      <w:lvlJc w:val="left"/>
      <w:pPr>
        <w:tabs>
          <w:tab w:val="num" w:pos="720"/>
        </w:tabs>
        <w:ind w:left="720" w:hanging="360"/>
      </w:pPr>
      <w:rPr>
        <w:rFonts w:ascii="Arial" w:hAnsi="Arial" w:hint="default"/>
      </w:rPr>
    </w:lvl>
    <w:lvl w:ilvl="1" w:tplc="E57E8F60" w:tentative="1">
      <w:start w:val="1"/>
      <w:numFmt w:val="bullet"/>
      <w:lvlText w:val="o"/>
      <w:lvlJc w:val="left"/>
      <w:pPr>
        <w:tabs>
          <w:tab w:val="num" w:pos="1440"/>
        </w:tabs>
        <w:ind w:left="1440" w:hanging="360"/>
      </w:pPr>
      <w:rPr>
        <w:rFonts w:ascii="Arial" w:hAnsi="Arial" w:hint="default"/>
      </w:rPr>
    </w:lvl>
    <w:lvl w:ilvl="2" w:tplc="FB885436" w:tentative="1">
      <w:start w:val="1"/>
      <w:numFmt w:val="bullet"/>
      <w:lvlText w:val="o"/>
      <w:lvlJc w:val="left"/>
      <w:pPr>
        <w:tabs>
          <w:tab w:val="num" w:pos="2160"/>
        </w:tabs>
        <w:ind w:left="2160" w:hanging="360"/>
      </w:pPr>
      <w:rPr>
        <w:rFonts w:ascii="Arial" w:hAnsi="Arial" w:hint="default"/>
      </w:rPr>
    </w:lvl>
    <w:lvl w:ilvl="3" w:tplc="19AE85F0" w:tentative="1">
      <w:start w:val="1"/>
      <w:numFmt w:val="bullet"/>
      <w:lvlText w:val="o"/>
      <w:lvlJc w:val="left"/>
      <w:pPr>
        <w:tabs>
          <w:tab w:val="num" w:pos="2880"/>
        </w:tabs>
        <w:ind w:left="2880" w:hanging="360"/>
      </w:pPr>
      <w:rPr>
        <w:rFonts w:ascii="Arial" w:hAnsi="Arial" w:hint="default"/>
      </w:rPr>
    </w:lvl>
    <w:lvl w:ilvl="4" w:tplc="D1068634" w:tentative="1">
      <w:start w:val="1"/>
      <w:numFmt w:val="bullet"/>
      <w:lvlText w:val="o"/>
      <w:lvlJc w:val="left"/>
      <w:pPr>
        <w:tabs>
          <w:tab w:val="num" w:pos="3600"/>
        </w:tabs>
        <w:ind w:left="3600" w:hanging="360"/>
      </w:pPr>
      <w:rPr>
        <w:rFonts w:ascii="Arial" w:hAnsi="Arial" w:hint="default"/>
      </w:rPr>
    </w:lvl>
    <w:lvl w:ilvl="5" w:tplc="E976FD9A" w:tentative="1">
      <w:start w:val="1"/>
      <w:numFmt w:val="bullet"/>
      <w:lvlText w:val="o"/>
      <w:lvlJc w:val="left"/>
      <w:pPr>
        <w:tabs>
          <w:tab w:val="num" w:pos="4320"/>
        </w:tabs>
        <w:ind w:left="4320" w:hanging="360"/>
      </w:pPr>
      <w:rPr>
        <w:rFonts w:ascii="Arial" w:hAnsi="Arial" w:hint="default"/>
      </w:rPr>
    </w:lvl>
    <w:lvl w:ilvl="6" w:tplc="B298ED52" w:tentative="1">
      <w:start w:val="1"/>
      <w:numFmt w:val="bullet"/>
      <w:lvlText w:val="o"/>
      <w:lvlJc w:val="left"/>
      <w:pPr>
        <w:tabs>
          <w:tab w:val="num" w:pos="5040"/>
        </w:tabs>
        <w:ind w:left="5040" w:hanging="360"/>
      </w:pPr>
      <w:rPr>
        <w:rFonts w:ascii="Arial" w:hAnsi="Arial" w:hint="default"/>
      </w:rPr>
    </w:lvl>
    <w:lvl w:ilvl="7" w:tplc="E0EAF98A" w:tentative="1">
      <w:start w:val="1"/>
      <w:numFmt w:val="bullet"/>
      <w:lvlText w:val="o"/>
      <w:lvlJc w:val="left"/>
      <w:pPr>
        <w:tabs>
          <w:tab w:val="num" w:pos="5760"/>
        </w:tabs>
        <w:ind w:left="5760" w:hanging="360"/>
      </w:pPr>
      <w:rPr>
        <w:rFonts w:ascii="Arial" w:hAnsi="Arial" w:hint="default"/>
      </w:rPr>
    </w:lvl>
    <w:lvl w:ilvl="8" w:tplc="C72EE566" w:tentative="1">
      <w:start w:val="1"/>
      <w:numFmt w:val="bullet"/>
      <w:lvlText w:val="o"/>
      <w:lvlJc w:val="left"/>
      <w:pPr>
        <w:tabs>
          <w:tab w:val="num" w:pos="6480"/>
        </w:tabs>
        <w:ind w:left="6480" w:hanging="360"/>
      </w:pPr>
      <w:rPr>
        <w:rFonts w:ascii="Arial" w:hAnsi="Arial" w:hint="default"/>
      </w:rPr>
    </w:lvl>
  </w:abstractNum>
  <w:abstractNum w:abstractNumId="206">
    <w:nsid w:val="6F9B521D"/>
    <w:multiLevelType w:val="multilevel"/>
    <w:tmpl w:val="F5D69A8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7">
    <w:nsid w:val="6FE7471E"/>
    <w:multiLevelType w:val="hybridMultilevel"/>
    <w:tmpl w:val="0D2E0032"/>
    <w:lvl w:ilvl="0" w:tplc="CE8EB4E2">
      <w:start w:val="1"/>
      <w:numFmt w:val="bullet"/>
      <w:lvlText w:val="•"/>
      <w:lvlJc w:val="left"/>
      <w:pPr>
        <w:tabs>
          <w:tab w:val="num" w:pos="720"/>
        </w:tabs>
        <w:ind w:left="720" w:hanging="360"/>
      </w:pPr>
      <w:rPr>
        <w:rFonts w:ascii="Arial" w:hAnsi="Arial" w:hint="default"/>
      </w:rPr>
    </w:lvl>
    <w:lvl w:ilvl="1" w:tplc="D46CAB38" w:tentative="1">
      <w:start w:val="1"/>
      <w:numFmt w:val="bullet"/>
      <w:lvlText w:val="•"/>
      <w:lvlJc w:val="left"/>
      <w:pPr>
        <w:tabs>
          <w:tab w:val="num" w:pos="1440"/>
        </w:tabs>
        <w:ind w:left="1440" w:hanging="360"/>
      </w:pPr>
      <w:rPr>
        <w:rFonts w:ascii="Arial" w:hAnsi="Arial" w:hint="default"/>
      </w:rPr>
    </w:lvl>
    <w:lvl w:ilvl="2" w:tplc="17F69822" w:tentative="1">
      <w:start w:val="1"/>
      <w:numFmt w:val="bullet"/>
      <w:lvlText w:val="•"/>
      <w:lvlJc w:val="left"/>
      <w:pPr>
        <w:tabs>
          <w:tab w:val="num" w:pos="2160"/>
        </w:tabs>
        <w:ind w:left="2160" w:hanging="360"/>
      </w:pPr>
      <w:rPr>
        <w:rFonts w:ascii="Arial" w:hAnsi="Arial" w:hint="default"/>
      </w:rPr>
    </w:lvl>
    <w:lvl w:ilvl="3" w:tplc="D9A05C34" w:tentative="1">
      <w:start w:val="1"/>
      <w:numFmt w:val="bullet"/>
      <w:lvlText w:val="•"/>
      <w:lvlJc w:val="left"/>
      <w:pPr>
        <w:tabs>
          <w:tab w:val="num" w:pos="2880"/>
        </w:tabs>
        <w:ind w:left="2880" w:hanging="360"/>
      </w:pPr>
      <w:rPr>
        <w:rFonts w:ascii="Arial" w:hAnsi="Arial" w:hint="default"/>
      </w:rPr>
    </w:lvl>
    <w:lvl w:ilvl="4" w:tplc="B6A44D58" w:tentative="1">
      <w:start w:val="1"/>
      <w:numFmt w:val="bullet"/>
      <w:lvlText w:val="•"/>
      <w:lvlJc w:val="left"/>
      <w:pPr>
        <w:tabs>
          <w:tab w:val="num" w:pos="3600"/>
        </w:tabs>
        <w:ind w:left="3600" w:hanging="360"/>
      </w:pPr>
      <w:rPr>
        <w:rFonts w:ascii="Arial" w:hAnsi="Arial" w:hint="default"/>
      </w:rPr>
    </w:lvl>
    <w:lvl w:ilvl="5" w:tplc="7B4CA6BE" w:tentative="1">
      <w:start w:val="1"/>
      <w:numFmt w:val="bullet"/>
      <w:lvlText w:val="•"/>
      <w:lvlJc w:val="left"/>
      <w:pPr>
        <w:tabs>
          <w:tab w:val="num" w:pos="4320"/>
        </w:tabs>
        <w:ind w:left="4320" w:hanging="360"/>
      </w:pPr>
      <w:rPr>
        <w:rFonts w:ascii="Arial" w:hAnsi="Arial" w:hint="default"/>
      </w:rPr>
    </w:lvl>
    <w:lvl w:ilvl="6" w:tplc="5B369972" w:tentative="1">
      <w:start w:val="1"/>
      <w:numFmt w:val="bullet"/>
      <w:lvlText w:val="•"/>
      <w:lvlJc w:val="left"/>
      <w:pPr>
        <w:tabs>
          <w:tab w:val="num" w:pos="5040"/>
        </w:tabs>
        <w:ind w:left="5040" w:hanging="360"/>
      </w:pPr>
      <w:rPr>
        <w:rFonts w:ascii="Arial" w:hAnsi="Arial" w:hint="default"/>
      </w:rPr>
    </w:lvl>
    <w:lvl w:ilvl="7" w:tplc="5A1EA77E" w:tentative="1">
      <w:start w:val="1"/>
      <w:numFmt w:val="bullet"/>
      <w:lvlText w:val="•"/>
      <w:lvlJc w:val="left"/>
      <w:pPr>
        <w:tabs>
          <w:tab w:val="num" w:pos="5760"/>
        </w:tabs>
        <w:ind w:left="5760" w:hanging="360"/>
      </w:pPr>
      <w:rPr>
        <w:rFonts w:ascii="Arial" w:hAnsi="Arial" w:hint="default"/>
      </w:rPr>
    </w:lvl>
    <w:lvl w:ilvl="8" w:tplc="263874DA" w:tentative="1">
      <w:start w:val="1"/>
      <w:numFmt w:val="bullet"/>
      <w:lvlText w:val="•"/>
      <w:lvlJc w:val="left"/>
      <w:pPr>
        <w:tabs>
          <w:tab w:val="num" w:pos="6480"/>
        </w:tabs>
        <w:ind w:left="6480" w:hanging="360"/>
      </w:pPr>
      <w:rPr>
        <w:rFonts w:ascii="Arial" w:hAnsi="Arial" w:hint="default"/>
      </w:rPr>
    </w:lvl>
  </w:abstractNum>
  <w:abstractNum w:abstractNumId="208">
    <w:nsid w:val="70251153"/>
    <w:multiLevelType w:val="hybridMultilevel"/>
    <w:tmpl w:val="9EA81482"/>
    <w:lvl w:ilvl="0" w:tplc="04090001">
      <w:start w:val="1"/>
      <w:numFmt w:val="bullet"/>
      <w:lvlText w:val=""/>
      <w:lvlJc w:val="left"/>
      <w:pPr>
        <w:ind w:left="360" w:hanging="360"/>
      </w:pPr>
      <w:rPr>
        <w:rFonts w:ascii="Symbol" w:hAnsi="Symbol" w:hint="default"/>
      </w:rPr>
    </w:lvl>
    <w:lvl w:ilvl="1" w:tplc="04090005"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nsid w:val="70845586"/>
    <w:multiLevelType w:val="hybridMultilevel"/>
    <w:tmpl w:val="5AC0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nsid w:val="70B76E4F"/>
    <w:multiLevelType w:val="hybridMultilevel"/>
    <w:tmpl w:val="4ACE3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nsid w:val="71743588"/>
    <w:multiLevelType w:val="hybridMultilevel"/>
    <w:tmpl w:val="A1084C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71BF00C9"/>
    <w:multiLevelType w:val="hybridMultilevel"/>
    <w:tmpl w:val="BB80A3CA"/>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213">
    <w:nsid w:val="72296B56"/>
    <w:multiLevelType w:val="multilevel"/>
    <w:tmpl w:val="0FA695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39C7DEA"/>
    <w:multiLevelType w:val="hybridMultilevel"/>
    <w:tmpl w:val="A5FEA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nsid w:val="74164A8D"/>
    <w:multiLevelType w:val="hybridMultilevel"/>
    <w:tmpl w:val="A582F094"/>
    <w:lvl w:ilvl="0" w:tplc="0F08FA8A">
      <w:start w:val="1"/>
      <w:numFmt w:val="bullet"/>
      <w:lvlText w:val="M"/>
      <w:lvlJc w:val="left"/>
      <w:pPr>
        <w:tabs>
          <w:tab w:val="num" w:pos="720"/>
        </w:tabs>
        <w:ind w:left="720" w:hanging="360"/>
      </w:pPr>
      <w:rPr>
        <w:rFonts w:ascii="Arial" w:hAnsi="Arial" w:hint="default"/>
      </w:rPr>
    </w:lvl>
    <w:lvl w:ilvl="1" w:tplc="44EEDE72" w:tentative="1">
      <w:start w:val="1"/>
      <w:numFmt w:val="bullet"/>
      <w:lvlText w:val="M"/>
      <w:lvlJc w:val="left"/>
      <w:pPr>
        <w:tabs>
          <w:tab w:val="num" w:pos="1440"/>
        </w:tabs>
        <w:ind w:left="1440" w:hanging="360"/>
      </w:pPr>
      <w:rPr>
        <w:rFonts w:ascii="Arial" w:hAnsi="Arial" w:hint="default"/>
      </w:rPr>
    </w:lvl>
    <w:lvl w:ilvl="2" w:tplc="3FDE8CBE" w:tentative="1">
      <w:start w:val="1"/>
      <w:numFmt w:val="bullet"/>
      <w:lvlText w:val="M"/>
      <w:lvlJc w:val="left"/>
      <w:pPr>
        <w:tabs>
          <w:tab w:val="num" w:pos="2160"/>
        </w:tabs>
        <w:ind w:left="2160" w:hanging="360"/>
      </w:pPr>
      <w:rPr>
        <w:rFonts w:ascii="Arial" w:hAnsi="Arial" w:hint="default"/>
      </w:rPr>
    </w:lvl>
    <w:lvl w:ilvl="3" w:tplc="BED8145C" w:tentative="1">
      <w:start w:val="1"/>
      <w:numFmt w:val="bullet"/>
      <w:lvlText w:val="M"/>
      <w:lvlJc w:val="left"/>
      <w:pPr>
        <w:tabs>
          <w:tab w:val="num" w:pos="2880"/>
        </w:tabs>
        <w:ind w:left="2880" w:hanging="360"/>
      </w:pPr>
      <w:rPr>
        <w:rFonts w:ascii="Arial" w:hAnsi="Arial" w:hint="default"/>
      </w:rPr>
    </w:lvl>
    <w:lvl w:ilvl="4" w:tplc="62E8E9FA" w:tentative="1">
      <w:start w:val="1"/>
      <w:numFmt w:val="bullet"/>
      <w:lvlText w:val="M"/>
      <w:lvlJc w:val="left"/>
      <w:pPr>
        <w:tabs>
          <w:tab w:val="num" w:pos="3600"/>
        </w:tabs>
        <w:ind w:left="3600" w:hanging="360"/>
      </w:pPr>
      <w:rPr>
        <w:rFonts w:ascii="Arial" w:hAnsi="Arial" w:hint="default"/>
      </w:rPr>
    </w:lvl>
    <w:lvl w:ilvl="5" w:tplc="D7568942" w:tentative="1">
      <w:start w:val="1"/>
      <w:numFmt w:val="bullet"/>
      <w:lvlText w:val="M"/>
      <w:lvlJc w:val="left"/>
      <w:pPr>
        <w:tabs>
          <w:tab w:val="num" w:pos="4320"/>
        </w:tabs>
        <w:ind w:left="4320" w:hanging="360"/>
      </w:pPr>
      <w:rPr>
        <w:rFonts w:ascii="Arial" w:hAnsi="Arial" w:hint="default"/>
      </w:rPr>
    </w:lvl>
    <w:lvl w:ilvl="6" w:tplc="2C44B218" w:tentative="1">
      <w:start w:val="1"/>
      <w:numFmt w:val="bullet"/>
      <w:lvlText w:val="M"/>
      <w:lvlJc w:val="left"/>
      <w:pPr>
        <w:tabs>
          <w:tab w:val="num" w:pos="5040"/>
        </w:tabs>
        <w:ind w:left="5040" w:hanging="360"/>
      </w:pPr>
      <w:rPr>
        <w:rFonts w:ascii="Arial" w:hAnsi="Arial" w:hint="default"/>
      </w:rPr>
    </w:lvl>
    <w:lvl w:ilvl="7" w:tplc="EB8A924C" w:tentative="1">
      <w:start w:val="1"/>
      <w:numFmt w:val="bullet"/>
      <w:lvlText w:val="M"/>
      <w:lvlJc w:val="left"/>
      <w:pPr>
        <w:tabs>
          <w:tab w:val="num" w:pos="5760"/>
        </w:tabs>
        <w:ind w:left="5760" w:hanging="360"/>
      </w:pPr>
      <w:rPr>
        <w:rFonts w:ascii="Arial" w:hAnsi="Arial" w:hint="default"/>
      </w:rPr>
    </w:lvl>
    <w:lvl w:ilvl="8" w:tplc="1C1497A4" w:tentative="1">
      <w:start w:val="1"/>
      <w:numFmt w:val="bullet"/>
      <w:lvlText w:val="M"/>
      <w:lvlJc w:val="left"/>
      <w:pPr>
        <w:tabs>
          <w:tab w:val="num" w:pos="6480"/>
        </w:tabs>
        <w:ind w:left="6480" w:hanging="360"/>
      </w:pPr>
      <w:rPr>
        <w:rFonts w:ascii="Arial" w:hAnsi="Arial" w:hint="default"/>
      </w:rPr>
    </w:lvl>
  </w:abstractNum>
  <w:abstractNum w:abstractNumId="216">
    <w:nsid w:val="756D22DD"/>
    <w:multiLevelType w:val="hybridMultilevel"/>
    <w:tmpl w:val="70AE46A4"/>
    <w:lvl w:ilvl="0" w:tplc="5F8CD5AA">
      <w:start w:val="1"/>
      <w:numFmt w:val="bullet"/>
      <w:lvlText w:val="•"/>
      <w:lvlJc w:val="left"/>
      <w:pPr>
        <w:tabs>
          <w:tab w:val="num" w:pos="720"/>
        </w:tabs>
        <w:ind w:left="720" w:hanging="360"/>
      </w:pPr>
      <w:rPr>
        <w:rFonts w:ascii="Arial" w:hAnsi="Arial" w:hint="default"/>
      </w:rPr>
    </w:lvl>
    <w:lvl w:ilvl="1" w:tplc="521C5E7A" w:tentative="1">
      <w:start w:val="1"/>
      <w:numFmt w:val="bullet"/>
      <w:lvlText w:val="•"/>
      <w:lvlJc w:val="left"/>
      <w:pPr>
        <w:tabs>
          <w:tab w:val="num" w:pos="1440"/>
        </w:tabs>
        <w:ind w:left="1440" w:hanging="360"/>
      </w:pPr>
      <w:rPr>
        <w:rFonts w:ascii="Arial" w:hAnsi="Arial" w:hint="default"/>
      </w:rPr>
    </w:lvl>
    <w:lvl w:ilvl="2" w:tplc="D2E63B9C" w:tentative="1">
      <w:start w:val="1"/>
      <w:numFmt w:val="bullet"/>
      <w:lvlText w:val="•"/>
      <w:lvlJc w:val="left"/>
      <w:pPr>
        <w:tabs>
          <w:tab w:val="num" w:pos="2160"/>
        </w:tabs>
        <w:ind w:left="2160" w:hanging="360"/>
      </w:pPr>
      <w:rPr>
        <w:rFonts w:ascii="Arial" w:hAnsi="Arial" w:hint="default"/>
      </w:rPr>
    </w:lvl>
    <w:lvl w:ilvl="3" w:tplc="40508D24" w:tentative="1">
      <w:start w:val="1"/>
      <w:numFmt w:val="bullet"/>
      <w:lvlText w:val="•"/>
      <w:lvlJc w:val="left"/>
      <w:pPr>
        <w:tabs>
          <w:tab w:val="num" w:pos="2880"/>
        </w:tabs>
        <w:ind w:left="2880" w:hanging="360"/>
      </w:pPr>
      <w:rPr>
        <w:rFonts w:ascii="Arial" w:hAnsi="Arial" w:hint="default"/>
      </w:rPr>
    </w:lvl>
    <w:lvl w:ilvl="4" w:tplc="48D44DA4" w:tentative="1">
      <w:start w:val="1"/>
      <w:numFmt w:val="bullet"/>
      <w:lvlText w:val="•"/>
      <w:lvlJc w:val="left"/>
      <w:pPr>
        <w:tabs>
          <w:tab w:val="num" w:pos="3600"/>
        </w:tabs>
        <w:ind w:left="3600" w:hanging="360"/>
      </w:pPr>
      <w:rPr>
        <w:rFonts w:ascii="Arial" w:hAnsi="Arial" w:hint="default"/>
      </w:rPr>
    </w:lvl>
    <w:lvl w:ilvl="5" w:tplc="0B309792" w:tentative="1">
      <w:start w:val="1"/>
      <w:numFmt w:val="bullet"/>
      <w:lvlText w:val="•"/>
      <w:lvlJc w:val="left"/>
      <w:pPr>
        <w:tabs>
          <w:tab w:val="num" w:pos="4320"/>
        </w:tabs>
        <w:ind w:left="4320" w:hanging="360"/>
      </w:pPr>
      <w:rPr>
        <w:rFonts w:ascii="Arial" w:hAnsi="Arial" w:hint="default"/>
      </w:rPr>
    </w:lvl>
    <w:lvl w:ilvl="6" w:tplc="5F408EA0" w:tentative="1">
      <w:start w:val="1"/>
      <w:numFmt w:val="bullet"/>
      <w:lvlText w:val="•"/>
      <w:lvlJc w:val="left"/>
      <w:pPr>
        <w:tabs>
          <w:tab w:val="num" w:pos="5040"/>
        </w:tabs>
        <w:ind w:left="5040" w:hanging="360"/>
      </w:pPr>
      <w:rPr>
        <w:rFonts w:ascii="Arial" w:hAnsi="Arial" w:hint="default"/>
      </w:rPr>
    </w:lvl>
    <w:lvl w:ilvl="7" w:tplc="F334B6A4" w:tentative="1">
      <w:start w:val="1"/>
      <w:numFmt w:val="bullet"/>
      <w:lvlText w:val="•"/>
      <w:lvlJc w:val="left"/>
      <w:pPr>
        <w:tabs>
          <w:tab w:val="num" w:pos="5760"/>
        </w:tabs>
        <w:ind w:left="5760" w:hanging="360"/>
      </w:pPr>
      <w:rPr>
        <w:rFonts w:ascii="Arial" w:hAnsi="Arial" w:hint="default"/>
      </w:rPr>
    </w:lvl>
    <w:lvl w:ilvl="8" w:tplc="3014B5B0" w:tentative="1">
      <w:start w:val="1"/>
      <w:numFmt w:val="bullet"/>
      <w:lvlText w:val="•"/>
      <w:lvlJc w:val="left"/>
      <w:pPr>
        <w:tabs>
          <w:tab w:val="num" w:pos="6480"/>
        </w:tabs>
        <w:ind w:left="6480" w:hanging="360"/>
      </w:pPr>
      <w:rPr>
        <w:rFonts w:ascii="Arial" w:hAnsi="Arial" w:hint="default"/>
      </w:rPr>
    </w:lvl>
  </w:abstractNum>
  <w:abstractNum w:abstractNumId="217">
    <w:nsid w:val="75D8398E"/>
    <w:multiLevelType w:val="multilevel"/>
    <w:tmpl w:val="817AC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5E931D4"/>
    <w:multiLevelType w:val="hybridMultilevel"/>
    <w:tmpl w:val="AA6C7D00"/>
    <w:lvl w:ilvl="0" w:tplc="0F1614E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nsid w:val="7600275A"/>
    <w:multiLevelType w:val="hybridMultilevel"/>
    <w:tmpl w:val="E54296BE"/>
    <w:lvl w:ilvl="0" w:tplc="72F21614">
      <w:start w:val="1"/>
      <w:numFmt w:val="bullet"/>
      <w:lvlText w:val="•"/>
      <w:lvlJc w:val="left"/>
      <w:pPr>
        <w:tabs>
          <w:tab w:val="num" w:pos="720"/>
        </w:tabs>
        <w:ind w:left="720" w:hanging="360"/>
      </w:pPr>
      <w:rPr>
        <w:rFonts w:ascii="Arial" w:hAnsi="Arial" w:hint="default"/>
      </w:rPr>
    </w:lvl>
    <w:lvl w:ilvl="1" w:tplc="47D05AB0" w:tentative="1">
      <w:start w:val="1"/>
      <w:numFmt w:val="bullet"/>
      <w:lvlText w:val="•"/>
      <w:lvlJc w:val="left"/>
      <w:pPr>
        <w:tabs>
          <w:tab w:val="num" w:pos="1440"/>
        </w:tabs>
        <w:ind w:left="1440" w:hanging="360"/>
      </w:pPr>
      <w:rPr>
        <w:rFonts w:ascii="Arial" w:hAnsi="Arial" w:hint="default"/>
      </w:rPr>
    </w:lvl>
    <w:lvl w:ilvl="2" w:tplc="668EAF32" w:tentative="1">
      <w:start w:val="1"/>
      <w:numFmt w:val="bullet"/>
      <w:lvlText w:val="•"/>
      <w:lvlJc w:val="left"/>
      <w:pPr>
        <w:tabs>
          <w:tab w:val="num" w:pos="2160"/>
        </w:tabs>
        <w:ind w:left="2160" w:hanging="360"/>
      </w:pPr>
      <w:rPr>
        <w:rFonts w:ascii="Arial" w:hAnsi="Arial" w:hint="default"/>
      </w:rPr>
    </w:lvl>
    <w:lvl w:ilvl="3" w:tplc="C030908C" w:tentative="1">
      <w:start w:val="1"/>
      <w:numFmt w:val="bullet"/>
      <w:lvlText w:val="•"/>
      <w:lvlJc w:val="left"/>
      <w:pPr>
        <w:tabs>
          <w:tab w:val="num" w:pos="2880"/>
        </w:tabs>
        <w:ind w:left="2880" w:hanging="360"/>
      </w:pPr>
      <w:rPr>
        <w:rFonts w:ascii="Arial" w:hAnsi="Arial" w:hint="default"/>
      </w:rPr>
    </w:lvl>
    <w:lvl w:ilvl="4" w:tplc="F77C09FC" w:tentative="1">
      <w:start w:val="1"/>
      <w:numFmt w:val="bullet"/>
      <w:lvlText w:val="•"/>
      <w:lvlJc w:val="left"/>
      <w:pPr>
        <w:tabs>
          <w:tab w:val="num" w:pos="3600"/>
        </w:tabs>
        <w:ind w:left="3600" w:hanging="360"/>
      </w:pPr>
      <w:rPr>
        <w:rFonts w:ascii="Arial" w:hAnsi="Arial" w:hint="default"/>
      </w:rPr>
    </w:lvl>
    <w:lvl w:ilvl="5" w:tplc="6A8AB916" w:tentative="1">
      <w:start w:val="1"/>
      <w:numFmt w:val="bullet"/>
      <w:lvlText w:val="•"/>
      <w:lvlJc w:val="left"/>
      <w:pPr>
        <w:tabs>
          <w:tab w:val="num" w:pos="4320"/>
        </w:tabs>
        <w:ind w:left="4320" w:hanging="360"/>
      </w:pPr>
      <w:rPr>
        <w:rFonts w:ascii="Arial" w:hAnsi="Arial" w:hint="default"/>
      </w:rPr>
    </w:lvl>
    <w:lvl w:ilvl="6" w:tplc="3266E546" w:tentative="1">
      <w:start w:val="1"/>
      <w:numFmt w:val="bullet"/>
      <w:lvlText w:val="•"/>
      <w:lvlJc w:val="left"/>
      <w:pPr>
        <w:tabs>
          <w:tab w:val="num" w:pos="5040"/>
        </w:tabs>
        <w:ind w:left="5040" w:hanging="360"/>
      </w:pPr>
      <w:rPr>
        <w:rFonts w:ascii="Arial" w:hAnsi="Arial" w:hint="default"/>
      </w:rPr>
    </w:lvl>
    <w:lvl w:ilvl="7" w:tplc="3AF08CC6" w:tentative="1">
      <w:start w:val="1"/>
      <w:numFmt w:val="bullet"/>
      <w:lvlText w:val="•"/>
      <w:lvlJc w:val="left"/>
      <w:pPr>
        <w:tabs>
          <w:tab w:val="num" w:pos="5760"/>
        </w:tabs>
        <w:ind w:left="5760" w:hanging="360"/>
      </w:pPr>
      <w:rPr>
        <w:rFonts w:ascii="Arial" w:hAnsi="Arial" w:hint="default"/>
      </w:rPr>
    </w:lvl>
    <w:lvl w:ilvl="8" w:tplc="2682997C" w:tentative="1">
      <w:start w:val="1"/>
      <w:numFmt w:val="bullet"/>
      <w:lvlText w:val="•"/>
      <w:lvlJc w:val="left"/>
      <w:pPr>
        <w:tabs>
          <w:tab w:val="num" w:pos="6480"/>
        </w:tabs>
        <w:ind w:left="6480" w:hanging="360"/>
      </w:pPr>
      <w:rPr>
        <w:rFonts w:ascii="Arial" w:hAnsi="Arial" w:hint="default"/>
      </w:rPr>
    </w:lvl>
  </w:abstractNum>
  <w:abstractNum w:abstractNumId="220">
    <w:nsid w:val="763103D0"/>
    <w:multiLevelType w:val="hybridMultilevel"/>
    <w:tmpl w:val="03646256"/>
    <w:lvl w:ilvl="0" w:tplc="DC4AA010">
      <w:start w:val="1"/>
      <w:numFmt w:val="bullet"/>
      <w:lvlText w:val="N"/>
      <w:lvlJc w:val="left"/>
      <w:pPr>
        <w:tabs>
          <w:tab w:val="num" w:pos="720"/>
        </w:tabs>
        <w:ind w:left="720" w:hanging="360"/>
      </w:pPr>
      <w:rPr>
        <w:rFonts w:ascii="Arial" w:hAnsi="Arial" w:hint="default"/>
      </w:rPr>
    </w:lvl>
    <w:lvl w:ilvl="1" w:tplc="F1084D28" w:tentative="1">
      <w:start w:val="1"/>
      <w:numFmt w:val="bullet"/>
      <w:lvlText w:val="N"/>
      <w:lvlJc w:val="left"/>
      <w:pPr>
        <w:tabs>
          <w:tab w:val="num" w:pos="1440"/>
        </w:tabs>
        <w:ind w:left="1440" w:hanging="360"/>
      </w:pPr>
      <w:rPr>
        <w:rFonts w:ascii="Arial" w:hAnsi="Arial" w:hint="default"/>
      </w:rPr>
    </w:lvl>
    <w:lvl w:ilvl="2" w:tplc="5C72EDCA" w:tentative="1">
      <w:start w:val="1"/>
      <w:numFmt w:val="bullet"/>
      <w:lvlText w:val="N"/>
      <w:lvlJc w:val="left"/>
      <w:pPr>
        <w:tabs>
          <w:tab w:val="num" w:pos="2160"/>
        </w:tabs>
        <w:ind w:left="2160" w:hanging="360"/>
      </w:pPr>
      <w:rPr>
        <w:rFonts w:ascii="Arial" w:hAnsi="Arial" w:hint="default"/>
      </w:rPr>
    </w:lvl>
    <w:lvl w:ilvl="3" w:tplc="190C2BE4" w:tentative="1">
      <w:start w:val="1"/>
      <w:numFmt w:val="bullet"/>
      <w:lvlText w:val="N"/>
      <w:lvlJc w:val="left"/>
      <w:pPr>
        <w:tabs>
          <w:tab w:val="num" w:pos="2880"/>
        </w:tabs>
        <w:ind w:left="2880" w:hanging="360"/>
      </w:pPr>
      <w:rPr>
        <w:rFonts w:ascii="Arial" w:hAnsi="Arial" w:hint="default"/>
      </w:rPr>
    </w:lvl>
    <w:lvl w:ilvl="4" w:tplc="36C8FEB4" w:tentative="1">
      <w:start w:val="1"/>
      <w:numFmt w:val="bullet"/>
      <w:lvlText w:val="N"/>
      <w:lvlJc w:val="left"/>
      <w:pPr>
        <w:tabs>
          <w:tab w:val="num" w:pos="3600"/>
        </w:tabs>
        <w:ind w:left="3600" w:hanging="360"/>
      </w:pPr>
      <w:rPr>
        <w:rFonts w:ascii="Arial" w:hAnsi="Arial" w:hint="default"/>
      </w:rPr>
    </w:lvl>
    <w:lvl w:ilvl="5" w:tplc="F4282376" w:tentative="1">
      <w:start w:val="1"/>
      <w:numFmt w:val="bullet"/>
      <w:lvlText w:val="N"/>
      <w:lvlJc w:val="left"/>
      <w:pPr>
        <w:tabs>
          <w:tab w:val="num" w:pos="4320"/>
        </w:tabs>
        <w:ind w:left="4320" w:hanging="360"/>
      </w:pPr>
      <w:rPr>
        <w:rFonts w:ascii="Arial" w:hAnsi="Arial" w:hint="default"/>
      </w:rPr>
    </w:lvl>
    <w:lvl w:ilvl="6" w:tplc="C1CAF2F0" w:tentative="1">
      <w:start w:val="1"/>
      <w:numFmt w:val="bullet"/>
      <w:lvlText w:val="N"/>
      <w:lvlJc w:val="left"/>
      <w:pPr>
        <w:tabs>
          <w:tab w:val="num" w:pos="5040"/>
        </w:tabs>
        <w:ind w:left="5040" w:hanging="360"/>
      </w:pPr>
      <w:rPr>
        <w:rFonts w:ascii="Arial" w:hAnsi="Arial" w:hint="default"/>
      </w:rPr>
    </w:lvl>
    <w:lvl w:ilvl="7" w:tplc="8D047CD4" w:tentative="1">
      <w:start w:val="1"/>
      <w:numFmt w:val="bullet"/>
      <w:lvlText w:val="N"/>
      <w:lvlJc w:val="left"/>
      <w:pPr>
        <w:tabs>
          <w:tab w:val="num" w:pos="5760"/>
        </w:tabs>
        <w:ind w:left="5760" w:hanging="360"/>
      </w:pPr>
      <w:rPr>
        <w:rFonts w:ascii="Arial" w:hAnsi="Arial" w:hint="default"/>
      </w:rPr>
    </w:lvl>
    <w:lvl w:ilvl="8" w:tplc="6504E162" w:tentative="1">
      <w:start w:val="1"/>
      <w:numFmt w:val="bullet"/>
      <w:lvlText w:val="N"/>
      <w:lvlJc w:val="left"/>
      <w:pPr>
        <w:tabs>
          <w:tab w:val="num" w:pos="6480"/>
        </w:tabs>
        <w:ind w:left="6480" w:hanging="360"/>
      </w:pPr>
      <w:rPr>
        <w:rFonts w:ascii="Arial" w:hAnsi="Arial" w:hint="default"/>
      </w:rPr>
    </w:lvl>
  </w:abstractNum>
  <w:abstractNum w:abstractNumId="221">
    <w:nsid w:val="7675487E"/>
    <w:multiLevelType w:val="hybridMultilevel"/>
    <w:tmpl w:val="C1C05904"/>
    <w:lvl w:ilvl="0" w:tplc="6CEE43B4">
      <w:start w:val="1"/>
      <w:numFmt w:val="bullet"/>
      <w:lvlText w:val="A"/>
      <w:lvlJc w:val="left"/>
      <w:pPr>
        <w:tabs>
          <w:tab w:val="num" w:pos="720"/>
        </w:tabs>
        <w:ind w:left="720" w:hanging="360"/>
      </w:pPr>
      <w:rPr>
        <w:rFonts w:ascii="Arial" w:hAnsi="Arial" w:hint="default"/>
      </w:rPr>
    </w:lvl>
    <w:lvl w:ilvl="1" w:tplc="A23C8ABA" w:tentative="1">
      <w:start w:val="1"/>
      <w:numFmt w:val="bullet"/>
      <w:lvlText w:val="A"/>
      <w:lvlJc w:val="left"/>
      <w:pPr>
        <w:tabs>
          <w:tab w:val="num" w:pos="1440"/>
        </w:tabs>
        <w:ind w:left="1440" w:hanging="360"/>
      </w:pPr>
      <w:rPr>
        <w:rFonts w:ascii="Arial" w:hAnsi="Arial" w:hint="default"/>
      </w:rPr>
    </w:lvl>
    <w:lvl w:ilvl="2" w:tplc="74B00002" w:tentative="1">
      <w:start w:val="1"/>
      <w:numFmt w:val="bullet"/>
      <w:lvlText w:val="A"/>
      <w:lvlJc w:val="left"/>
      <w:pPr>
        <w:tabs>
          <w:tab w:val="num" w:pos="2160"/>
        </w:tabs>
        <w:ind w:left="2160" w:hanging="360"/>
      </w:pPr>
      <w:rPr>
        <w:rFonts w:ascii="Arial" w:hAnsi="Arial" w:hint="default"/>
      </w:rPr>
    </w:lvl>
    <w:lvl w:ilvl="3" w:tplc="BD8A0C0C" w:tentative="1">
      <w:start w:val="1"/>
      <w:numFmt w:val="bullet"/>
      <w:lvlText w:val="A"/>
      <w:lvlJc w:val="left"/>
      <w:pPr>
        <w:tabs>
          <w:tab w:val="num" w:pos="2880"/>
        </w:tabs>
        <w:ind w:left="2880" w:hanging="360"/>
      </w:pPr>
      <w:rPr>
        <w:rFonts w:ascii="Arial" w:hAnsi="Arial" w:hint="default"/>
      </w:rPr>
    </w:lvl>
    <w:lvl w:ilvl="4" w:tplc="7D8E1F30" w:tentative="1">
      <w:start w:val="1"/>
      <w:numFmt w:val="bullet"/>
      <w:lvlText w:val="A"/>
      <w:lvlJc w:val="left"/>
      <w:pPr>
        <w:tabs>
          <w:tab w:val="num" w:pos="3600"/>
        </w:tabs>
        <w:ind w:left="3600" w:hanging="360"/>
      </w:pPr>
      <w:rPr>
        <w:rFonts w:ascii="Arial" w:hAnsi="Arial" w:hint="default"/>
      </w:rPr>
    </w:lvl>
    <w:lvl w:ilvl="5" w:tplc="F7AAEF8C" w:tentative="1">
      <w:start w:val="1"/>
      <w:numFmt w:val="bullet"/>
      <w:lvlText w:val="A"/>
      <w:lvlJc w:val="left"/>
      <w:pPr>
        <w:tabs>
          <w:tab w:val="num" w:pos="4320"/>
        </w:tabs>
        <w:ind w:left="4320" w:hanging="360"/>
      </w:pPr>
      <w:rPr>
        <w:rFonts w:ascii="Arial" w:hAnsi="Arial" w:hint="default"/>
      </w:rPr>
    </w:lvl>
    <w:lvl w:ilvl="6" w:tplc="7548BB84" w:tentative="1">
      <w:start w:val="1"/>
      <w:numFmt w:val="bullet"/>
      <w:lvlText w:val="A"/>
      <w:lvlJc w:val="left"/>
      <w:pPr>
        <w:tabs>
          <w:tab w:val="num" w:pos="5040"/>
        </w:tabs>
        <w:ind w:left="5040" w:hanging="360"/>
      </w:pPr>
      <w:rPr>
        <w:rFonts w:ascii="Arial" w:hAnsi="Arial" w:hint="default"/>
      </w:rPr>
    </w:lvl>
    <w:lvl w:ilvl="7" w:tplc="4C386E10" w:tentative="1">
      <w:start w:val="1"/>
      <w:numFmt w:val="bullet"/>
      <w:lvlText w:val="A"/>
      <w:lvlJc w:val="left"/>
      <w:pPr>
        <w:tabs>
          <w:tab w:val="num" w:pos="5760"/>
        </w:tabs>
        <w:ind w:left="5760" w:hanging="360"/>
      </w:pPr>
      <w:rPr>
        <w:rFonts w:ascii="Arial" w:hAnsi="Arial" w:hint="default"/>
      </w:rPr>
    </w:lvl>
    <w:lvl w:ilvl="8" w:tplc="C2D60704" w:tentative="1">
      <w:start w:val="1"/>
      <w:numFmt w:val="bullet"/>
      <w:lvlText w:val="A"/>
      <w:lvlJc w:val="left"/>
      <w:pPr>
        <w:tabs>
          <w:tab w:val="num" w:pos="6480"/>
        </w:tabs>
        <w:ind w:left="6480" w:hanging="360"/>
      </w:pPr>
      <w:rPr>
        <w:rFonts w:ascii="Arial" w:hAnsi="Arial" w:hint="default"/>
      </w:rPr>
    </w:lvl>
  </w:abstractNum>
  <w:abstractNum w:abstractNumId="222">
    <w:nsid w:val="76AA2D53"/>
    <w:multiLevelType w:val="hybridMultilevel"/>
    <w:tmpl w:val="F79CC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76D760B4"/>
    <w:multiLevelType w:val="hybridMultilevel"/>
    <w:tmpl w:val="5052B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76E4638B"/>
    <w:multiLevelType w:val="hybridMultilevel"/>
    <w:tmpl w:val="424CC02C"/>
    <w:lvl w:ilvl="0" w:tplc="EC82DE6E">
      <w:start w:val="1"/>
      <w:numFmt w:val="bullet"/>
      <w:lvlText w:val="U"/>
      <w:lvlJc w:val="left"/>
      <w:pPr>
        <w:tabs>
          <w:tab w:val="num" w:pos="720"/>
        </w:tabs>
        <w:ind w:left="720" w:hanging="360"/>
      </w:pPr>
      <w:rPr>
        <w:rFonts w:ascii="Arial" w:hAnsi="Arial" w:hint="default"/>
      </w:rPr>
    </w:lvl>
    <w:lvl w:ilvl="1" w:tplc="C6763468" w:tentative="1">
      <w:start w:val="1"/>
      <w:numFmt w:val="bullet"/>
      <w:lvlText w:val="U"/>
      <w:lvlJc w:val="left"/>
      <w:pPr>
        <w:tabs>
          <w:tab w:val="num" w:pos="1440"/>
        </w:tabs>
        <w:ind w:left="1440" w:hanging="360"/>
      </w:pPr>
      <w:rPr>
        <w:rFonts w:ascii="Arial" w:hAnsi="Arial" w:hint="default"/>
      </w:rPr>
    </w:lvl>
    <w:lvl w:ilvl="2" w:tplc="F37ED048" w:tentative="1">
      <w:start w:val="1"/>
      <w:numFmt w:val="bullet"/>
      <w:lvlText w:val="U"/>
      <w:lvlJc w:val="left"/>
      <w:pPr>
        <w:tabs>
          <w:tab w:val="num" w:pos="2160"/>
        </w:tabs>
        <w:ind w:left="2160" w:hanging="360"/>
      </w:pPr>
      <w:rPr>
        <w:rFonts w:ascii="Arial" w:hAnsi="Arial" w:hint="default"/>
      </w:rPr>
    </w:lvl>
    <w:lvl w:ilvl="3" w:tplc="D714AE1A" w:tentative="1">
      <w:start w:val="1"/>
      <w:numFmt w:val="bullet"/>
      <w:lvlText w:val="U"/>
      <w:lvlJc w:val="left"/>
      <w:pPr>
        <w:tabs>
          <w:tab w:val="num" w:pos="2880"/>
        </w:tabs>
        <w:ind w:left="2880" w:hanging="360"/>
      </w:pPr>
      <w:rPr>
        <w:rFonts w:ascii="Arial" w:hAnsi="Arial" w:hint="default"/>
      </w:rPr>
    </w:lvl>
    <w:lvl w:ilvl="4" w:tplc="CCCC4210" w:tentative="1">
      <w:start w:val="1"/>
      <w:numFmt w:val="bullet"/>
      <w:lvlText w:val="U"/>
      <w:lvlJc w:val="left"/>
      <w:pPr>
        <w:tabs>
          <w:tab w:val="num" w:pos="3600"/>
        </w:tabs>
        <w:ind w:left="3600" w:hanging="360"/>
      </w:pPr>
      <w:rPr>
        <w:rFonts w:ascii="Arial" w:hAnsi="Arial" w:hint="default"/>
      </w:rPr>
    </w:lvl>
    <w:lvl w:ilvl="5" w:tplc="F1ECA9DE" w:tentative="1">
      <w:start w:val="1"/>
      <w:numFmt w:val="bullet"/>
      <w:lvlText w:val="U"/>
      <w:lvlJc w:val="left"/>
      <w:pPr>
        <w:tabs>
          <w:tab w:val="num" w:pos="4320"/>
        </w:tabs>
        <w:ind w:left="4320" w:hanging="360"/>
      </w:pPr>
      <w:rPr>
        <w:rFonts w:ascii="Arial" w:hAnsi="Arial" w:hint="default"/>
      </w:rPr>
    </w:lvl>
    <w:lvl w:ilvl="6" w:tplc="3E5E1768" w:tentative="1">
      <w:start w:val="1"/>
      <w:numFmt w:val="bullet"/>
      <w:lvlText w:val="U"/>
      <w:lvlJc w:val="left"/>
      <w:pPr>
        <w:tabs>
          <w:tab w:val="num" w:pos="5040"/>
        </w:tabs>
        <w:ind w:left="5040" w:hanging="360"/>
      </w:pPr>
      <w:rPr>
        <w:rFonts w:ascii="Arial" w:hAnsi="Arial" w:hint="default"/>
      </w:rPr>
    </w:lvl>
    <w:lvl w:ilvl="7" w:tplc="75BA0630" w:tentative="1">
      <w:start w:val="1"/>
      <w:numFmt w:val="bullet"/>
      <w:lvlText w:val="U"/>
      <w:lvlJc w:val="left"/>
      <w:pPr>
        <w:tabs>
          <w:tab w:val="num" w:pos="5760"/>
        </w:tabs>
        <w:ind w:left="5760" w:hanging="360"/>
      </w:pPr>
      <w:rPr>
        <w:rFonts w:ascii="Arial" w:hAnsi="Arial" w:hint="default"/>
      </w:rPr>
    </w:lvl>
    <w:lvl w:ilvl="8" w:tplc="C44AFA1C" w:tentative="1">
      <w:start w:val="1"/>
      <w:numFmt w:val="bullet"/>
      <w:lvlText w:val="U"/>
      <w:lvlJc w:val="left"/>
      <w:pPr>
        <w:tabs>
          <w:tab w:val="num" w:pos="6480"/>
        </w:tabs>
        <w:ind w:left="6480" w:hanging="360"/>
      </w:pPr>
      <w:rPr>
        <w:rFonts w:ascii="Arial" w:hAnsi="Arial" w:hint="default"/>
      </w:rPr>
    </w:lvl>
  </w:abstractNum>
  <w:abstractNum w:abstractNumId="225">
    <w:nsid w:val="7744446D"/>
    <w:multiLevelType w:val="hybridMultilevel"/>
    <w:tmpl w:val="89586E96"/>
    <w:lvl w:ilvl="0" w:tplc="04090001">
      <w:start w:val="1"/>
      <w:numFmt w:val="bullet"/>
      <w:pStyle w:val="DesignMeth-BulletLevel1"/>
      <w:lvlText w:val=""/>
      <w:lvlJc w:val="left"/>
      <w:pPr>
        <w:tabs>
          <w:tab w:val="num" w:pos="360"/>
        </w:tabs>
        <w:ind w:left="144" w:hanging="14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color w:val="auto"/>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77D7553F"/>
    <w:multiLevelType w:val="hybridMultilevel"/>
    <w:tmpl w:val="2C040530"/>
    <w:lvl w:ilvl="0" w:tplc="6E5C3778">
      <w:start w:val="1"/>
      <w:numFmt w:val="bullet"/>
      <w:lvlText w:val="R"/>
      <w:lvlJc w:val="left"/>
      <w:pPr>
        <w:tabs>
          <w:tab w:val="num" w:pos="720"/>
        </w:tabs>
        <w:ind w:left="720" w:hanging="360"/>
      </w:pPr>
      <w:rPr>
        <w:rFonts w:ascii="Arial" w:hAnsi="Arial" w:hint="default"/>
      </w:rPr>
    </w:lvl>
    <w:lvl w:ilvl="1" w:tplc="793A1426" w:tentative="1">
      <w:start w:val="1"/>
      <w:numFmt w:val="bullet"/>
      <w:lvlText w:val="R"/>
      <w:lvlJc w:val="left"/>
      <w:pPr>
        <w:tabs>
          <w:tab w:val="num" w:pos="1440"/>
        </w:tabs>
        <w:ind w:left="1440" w:hanging="360"/>
      </w:pPr>
      <w:rPr>
        <w:rFonts w:ascii="Arial" w:hAnsi="Arial" w:hint="default"/>
      </w:rPr>
    </w:lvl>
    <w:lvl w:ilvl="2" w:tplc="35C4F3CE" w:tentative="1">
      <w:start w:val="1"/>
      <w:numFmt w:val="bullet"/>
      <w:lvlText w:val="R"/>
      <w:lvlJc w:val="left"/>
      <w:pPr>
        <w:tabs>
          <w:tab w:val="num" w:pos="2160"/>
        </w:tabs>
        <w:ind w:left="2160" w:hanging="360"/>
      </w:pPr>
      <w:rPr>
        <w:rFonts w:ascii="Arial" w:hAnsi="Arial" w:hint="default"/>
      </w:rPr>
    </w:lvl>
    <w:lvl w:ilvl="3" w:tplc="B1B60882" w:tentative="1">
      <w:start w:val="1"/>
      <w:numFmt w:val="bullet"/>
      <w:lvlText w:val="R"/>
      <w:lvlJc w:val="left"/>
      <w:pPr>
        <w:tabs>
          <w:tab w:val="num" w:pos="2880"/>
        </w:tabs>
        <w:ind w:left="2880" w:hanging="360"/>
      </w:pPr>
      <w:rPr>
        <w:rFonts w:ascii="Arial" w:hAnsi="Arial" w:hint="default"/>
      </w:rPr>
    </w:lvl>
    <w:lvl w:ilvl="4" w:tplc="C8480992" w:tentative="1">
      <w:start w:val="1"/>
      <w:numFmt w:val="bullet"/>
      <w:lvlText w:val="R"/>
      <w:lvlJc w:val="left"/>
      <w:pPr>
        <w:tabs>
          <w:tab w:val="num" w:pos="3600"/>
        </w:tabs>
        <w:ind w:left="3600" w:hanging="360"/>
      </w:pPr>
      <w:rPr>
        <w:rFonts w:ascii="Arial" w:hAnsi="Arial" w:hint="default"/>
      </w:rPr>
    </w:lvl>
    <w:lvl w:ilvl="5" w:tplc="9ACE503C" w:tentative="1">
      <w:start w:val="1"/>
      <w:numFmt w:val="bullet"/>
      <w:lvlText w:val="R"/>
      <w:lvlJc w:val="left"/>
      <w:pPr>
        <w:tabs>
          <w:tab w:val="num" w:pos="4320"/>
        </w:tabs>
        <w:ind w:left="4320" w:hanging="360"/>
      </w:pPr>
      <w:rPr>
        <w:rFonts w:ascii="Arial" w:hAnsi="Arial" w:hint="default"/>
      </w:rPr>
    </w:lvl>
    <w:lvl w:ilvl="6" w:tplc="9AA06542" w:tentative="1">
      <w:start w:val="1"/>
      <w:numFmt w:val="bullet"/>
      <w:lvlText w:val="R"/>
      <w:lvlJc w:val="left"/>
      <w:pPr>
        <w:tabs>
          <w:tab w:val="num" w:pos="5040"/>
        </w:tabs>
        <w:ind w:left="5040" w:hanging="360"/>
      </w:pPr>
      <w:rPr>
        <w:rFonts w:ascii="Arial" w:hAnsi="Arial" w:hint="default"/>
      </w:rPr>
    </w:lvl>
    <w:lvl w:ilvl="7" w:tplc="146A69E6" w:tentative="1">
      <w:start w:val="1"/>
      <w:numFmt w:val="bullet"/>
      <w:lvlText w:val="R"/>
      <w:lvlJc w:val="left"/>
      <w:pPr>
        <w:tabs>
          <w:tab w:val="num" w:pos="5760"/>
        </w:tabs>
        <w:ind w:left="5760" w:hanging="360"/>
      </w:pPr>
      <w:rPr>
        <w:rFonts w:ascii="Arial" w:hAnsi="Arial" w:hint="default"/>
      </w:rPr>
    </w:lvl>
    <w:lvl w:ilvl="8" w:tplc="3426F262" w:tentative="1">
      <w:start w:val="1"/>
      <w:numFmt w:val="bullet"/>
      <w:lvlText w:val="R"/>
      <w:lvlJc w:val="left"/>
      <w:pPr>
        <w:tabs>
          <w:tab w:val="num" w:pos="6480"/>
        </w:tabs>
        <w:ind w:left="6480" w:hanging="360"/>
      </w:pPr>
      <w:rPr>
        <w:rFonts w:ascii="Arial" w:hAnsi="Arial" w:hint="default"/>
      </w:rPr>
    </w:lvl>
  </w:abstractNum>
  <w:abstractNum w:abstractNumId="227">
    <w:nsid w:val="77F1229E"/>
    <w:multiLevelType w:val="hybridMultilevel"/>
    <w:tmpl w:val="59EE86E8"/>
    <w:lvl w:ilvl="0" w:tplc="EDB25154">
      <w:start w:val="1"/>
      <w:numFmt w:val="bullet"/>
      <w:lvlText w:val="•"/>
      <w:lvlJc w:val="left"/>
      <w:pPr>
        <w:tabs>
          <w:tab w:val="num" w:pos="720"/>
        </w:tabs>
        <w:ind w:left="720" w:hanging="360"/>
      </w:pPr>
      <w:rPr>
        <w:rFonts w:ascii="Arial" w:hAnsi="Arial" w:hint="default"/>
      </w:rPr>
    </w:lvl>
    <w:lvl w:ilvl="1" w:tplc="7F3EE298" w:tentative="1">
      <w:start w:val="1"/>
      <w:numFmt w:val="bullet"/>
      <w:lvlText w:val="•"/>
      <w:lvlJc w:val="left"/>
      <w:pPr>
        <w:tabs>
          <w:tab w:val="num" w:pos="1440"/>
        </w:tabs>
        <w:ind w:left="1440" w:hanging="360"/>
      </w:pPr>
      <w:rPr>
        <w:rFonts w:ascii="Arial" w:hAnsi="Arial" w:hint="default"/>
      </w:rPr>
    </w:lvl>
    <w:lvl w:ilvl="2" w:tplc="6DB403BE" w:tentative="1">
      <w:start w:val="1"/>
      <w:numFmt w:val="bullet"/>
      <w:lvlText w:val="•"/>
      <w:lvlJc w:val="left"/>
      <w:pPr>
        <w:tabs>
          <w:tab w:val="num" w:pos="2160"/>
        </w:tabs>
        <w:ind w:left="2160" w:hanging="360"/>
      </w:pPr>
      <w:rPr>
        <w:rFonts w:ascii="Arial" w:hAnsi="Arial" w:hint="default"/>
      </w:rPr>
    </w:lvl>
    <w:lvl w:ilvl="3" w:tplc="FBD2604C" w:tentative="1">
      <w:start w:val="1"/>
      <w:numFmt w:val="bullet"/>
      <w:lvlText w:val="•"/>
      <w:lvlJc w:val="left"/>
      <w:pPr>
        <w:tabs>
          <w:tab w:val="num" w:pos="2880"/>
        </w:tabs>
        <w:ind w:left="2880" w:hanging="360"/>
      </w:pPr>
      <w:rPr>
        <w:rFonts w:ascii="Arial" w:hAnsi="Arial" w:hint="default"/>
      </w:rPr>
    </w:lvl>
    <w:lvl w:ilvl="4" w:tplc="B5540724" w:tentative="1">
      <w:start w:val="1"/>
      <w:numFmt w:val="bullet"/>
      <w:lvlText w:val="•"/>
      <w:lvlJc w:val="left"/>
      <w:pPr>
        <w:tabs>
          <w:tab w:val="num" w:pos="3600"/>
        </w:tabs>
        <w:ind w:left="3600" w:hanging="360"/>
      </w:pPr>
      <w:rPr>
        <w:rFonts w:ascii="Arial" w:hAnsi="Arial" w:hint="default"/>
      </w:rPr>
    </w:lvl>
    <w:lvl w:ilvl="5" w:tplc="2AB24D5A" w:tentative="1">
      <w:start w:val="1"/>
      <w:numFmt w:val="bullet"/>
      <w:lvlText w:val="•"/>
      <w:lvlJc w:val="left"/>
      <w:pPr>
        <w:tabs>
          <w:tab w:val="num" w:pos="4320"/>
        </w:tabs>
        <w:ind w:left="4320" w:hanging="360"/>
      </w:pPr>
      <w:rPr>
        <w:rFonts w:ascii="Arial" w:hAnsi="Arial" w:hint="default"/>
      </w:rPr>
    </w:lvl>
    <w:lvl w:ilvl="6" w:tplc="FE386D72" w:tentative="1">
      <w:start w:val="1"/>
      <w:numFmt w:val="bullet"/>
      <w:lvlText w:val="•"/>
      <w:lvlJc w:val="left"/>
      <w:pPr>
        <w:tabs>
          <w:tab w:val="num" w:pos="5040"/>
        </w:tabs>
        <w:ind w:left="5040" w:hanging="360"/>
      </w:pPr>
      <w:rPr>
        <w:rFonts w:ascii="Arial" w:hAnsi="Arial" w:hint="default"/>
      </w:rPr>
    </w:lvl>
    <w:lvl w:ilvl="7" w:tplc="2CA88D46" w:tentative="1">
      <w:start w:val="1"/>
      <w:numFmt w:val="bullet"/>
      <w:lvlText w:val="•"/>
      <w:lvlJc w:val="left"/>
      <w:pPr>
        <w:tabs>
          <w:tab w:val="num" w:pos="5760"/>
        </w:tabs>
        <w:ind w:left="5760" w:hanging="360"/>
      </w:pPr>
      <w:rPr>
        <w:rFonts w:ascii="Arial" w:hAnsi="Arial" w:hint="default"/>
      </w:rPr>
    </w:lvl>
    <w:lvl w:ilvl="8" w:tplc="4B34837C" w:tentative="1">
      <w:start w:val="1"/>
      <w:numFmt w:val="bullet"/>
      <w:lvlText w:val="•"/>
      <w:lvlJc w:val="left"/>
      <w:pPr>
        <w:tabs>
          <w:tab w:val="num" w:pos="6480"/>
        </w:tabs>
        <w:ind w:left="6480" w:hanging="360"/>
      </w:pPr>
      <w:rPr>
        <w:rFonts w:ascii="Arial" w:hAnsi="Arial" w:hint="default"/>
      </w:rPr>
    </w:lvl>
  </w:abstractNum>
  <w:abstractNum w:abstractNumId="228">
    <w:nsid w:val="77FE13E8"/>
    <w:multiLevelType w:val="hybridMultilevel"/>
    <w:tmpl w:val="D9E6042E"/>
    <w:lvl w:ilvl="0" w:tplc="04090003">
      <w:start w:val="1"/>
      <w:numFmt w:val="decimal"/>
      <w:lvlText w:val="%1."/>
      <w:lvlJc w:val="left"/>
      <w:pPr>
        <w:ind w:left="360" w:hanging="360"/>
      </w:pPr>
      <w:rPr>
        <w:rFonts w:hint="default"/>
      </w:rPr>
    </w:lvl>
    <w:lvl w:ilvl="1" w:tplc="DBF4C448">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9">
    <w:nsid w:val="788F5BA8"/>
    <w:multiLevelType w:val="hybridMultilevel"/>
    <w:tmpl w:val="4A24B2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nsid w:val="78A0638E"/>
    <w:multiLevelType w:val="multilevel"/>
    <w:tmpl w:val="1DC4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9284C01"/>
    <w:multiLevelType w:val="hybridMultilevel"/>
    <w:tmpl w:val="19ECEFAE"/>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nsid w:val="792B46BC"/>
    <w:multiLevelType w:val="hybridMultilevel"/>
    <w:tmpl w:val="CBF03F04"/>
    <w:lvl w:ilvl="0" w:tplc="02329EBC">
      <w:start w:val="1"/>
      <w:numFmt w:val="bullet"/>
      <w:lvlText w:val="•"/>
      <w:lvlJc w:val="left"/>
      <w:pPr>
        <w:tabs>
          <w:tab w:val="num" w:pos="720"/>
        </w:tabs>
        <w:ind w:left="720" w:hanging="360"/>
      </w:pPr>
      <w:rPr>
        <w:rFonts w:ascii="Arial" w:hAnsi="Arial" w:hint="default"/>
      </w:rPr>
    </w:lvl>
    <w:lvl w:ilvl="1" w:tplc="267829A4" w:tentative="1">
      <w:start w:val="1"/>
      <w:numFmt w:val="bullet"/>
      <w:lvlText w:val="•"/>
      <w:lvlJc w:val="left"/>
      <w:pPr>
        <w:tabs>
          <w:tab w:val="num" w:pos="1440"/>
        </w:tabs>
        <w:ind w:left="1440" w:hanging="360"/>
      </w:pPr>
      <w:rPr>
        <w:rFonts w:ascii="Arial" w:hAnsi="Arial" w:hint="default"/>
      </w:rPr>
    </w:lvl>
    <w:lvl w:ilvl="2" w:tplc="C2327F32" w:tentative="1">
      <w:start w:val="1"/>
      <w:numFmt w:val="bullet"/>
      <w:lvlText w:val="•"/>
      <w:lvlJc w:val="left"/>
      <w:pPr>
        <w:tabs>
          <w:tab w:val="num" w:pos="2160"/>
        </w:tabs>
        <w:ind w:left="2160" w:hanging="360"/>
      </w:pPr>
      <w:rPr>
        <w:rFonts w:ascii="Arial" w:hAnsi="Arial" w:hint="default"/>
      </w:rPr>
    </w:lvl>
    <w:lvl w:ilvl="3" w:tplc="07ACA938" w:tentative="1">
      <w:start w:val="1"/>
      <w:numFmt w:val="bullet"/>
      <w:lvlText w:val="•"/>
      <w:lvlJc w:val="left"/>
      <w:pPr>
        <w:tabs>
          <w:tab w:val="num" w:pos="2880"/>
        </w:tabs>
        <w:ind w:left="2880" w:hanging="360"/>
      </w:pPr>
      <w:rPr>
        <w:rFonts w:ascii="Arial" w:hAnsi="Arial" w:hint="default"/>
      </w:rPr>
    </w:lvl>
    <w:lvl w:ilvl="4" w:tplc="363E2F86" w:tentative="1">
      <w:start w:val="1"/>
      <w:numFmt w:val="bullet"/>
      <w:lvlText w:val="•"/>
      <w:lvlJc w:val="left"/>
      <w:pPr>
        <w:tabs>
          <w:tab w:val="num" w:pos="3600"/>
        </w:tabs>
        <w:ind w:left="3600" w:hanging="360"/>
      </w:pPr>
      <w:rPr>
        <w:rFonts w:ascii="Arial" w:hAnsi="Arial" w:hint="default"/>
      </w:rPr>
    </w:lvl>
    <w:lvl w:ilvl="5" w:tplc="A8B018C6" w:tentative="1">
      <w:start w:val="1"/>
      <w:numFmt w:val="bullet"/>
      <w:lvlText w:val="•"/>
      <w:lvlJc w:val="left"/>
      <w:pPr>
        <w:tabs>
          <w:tab w:val="num" w:pos="4320"/>
        </w:tabs>
        <w:ind w:left="4320" w:hanging="360"/>
      </w:pPr>
      <w:rPr>
        <w:rFonts w:ascii="Arial" w:hAnsi="Arial" w:hint="default"/>
      </w:rPr>
    </w:lvl>
    <w:lvl w:ilvl="6" w:tplc="CAA6BC1E" w:tentative="1">
      <w:start w:val="1"/>
      <w:numFmt w:val="bullet"/>
      <w:lvlText w:val="•"/>
      <w:lvlJc w:val="left"/>
      <w:pPr>
        <w:tabs>
          <w:tab w:val="num" w:pos="5040"/>
        </w:tabs>
        <w:ind w:left="5040" w:hanging="360"/>
      </w:pPr>
      <w:rPr>
        <w:rFonts w:ascii="Arial" w:hAnsi="Arial" w:hint="default"/>
      </w:rPr>
    </w:lvl>
    <w:lvl w:ilvl="7" w:tplc="7B6A206A" w:tentative="1">
      <w:start w:val="1"/>
      <w:numFmt w:val="bullet"/>
      <w:lvlText w:val="•"/>
      <w:lvlJc w:val="left"/>
      <w:pPr>
        <w:tabs>
          <w:tab w:val="num" w:pos="5760"/>
        </w:tabs>
        <w:ind w:left="5760" w:hanging="360"/>
      </w:pPr>
      <w:rPr>
        <w:rFonts w:ascii="Arial" w:hAnsi="Arial" w:hint="default"/>
      </w:rPr>
    </w:lvl>
    <w:lvl w:ilvl="8" w:tplc="0E7E5776" w:tentative="1">
      <w:start w:val="1"/>
      <w:numFmt w:val="bullet"/>
      <w:lvlText w:val="•"/>
      <w:lvlJc w:val="left"/>
      <w:pPr>
        <w:tabs>
          <w:tab w:val="num" w:pos="6480"/>
        </w:tabs>
        <w:ind w:left="6480" w:hanging="360"/>
      </w:pPr>
      <w:rPr>
        <w:rFonts w:ascii="Arial" w:hAnsi="Arial" w:hint="default"/>
      </w:rPr>
    </w:lvl>
  </w:abstractNum>
  <w:abstractNum w:abstractNumId="233">
    <w:nsid w:val="792C6FC6"/>
    <w:multiLevelType w:val="hybridMultilevel"/>
    <w:tmpl w:val="7DF4930E"/>
    <w:lvl w:ilvl="0" w:tplc="1458EE84">
      <w:start w:val="1"/>
      <w:numFmt w:val="bullet"/>
      <w:lvlText w:val="I"/>
      <w:lvlJc w:val="left"/>
      <w:pPr>
        <w:tabs>
          <w:tab w:val="num" w:pos="720"/>
        </w:tabs>
        <w:ind w:left="720" w:hanging="360"/>
      </w:pPr>
      <w:rPr>
        <w:rFonts w:ascii="Arial" w:hAnsi="Arial" w:hint="default"/>
      </w:rPr>
    </w:lvl>
    <w:lvl w:ilvl="1" w:tplc="D424EC60" w:tentative="1">
      <w:start w:val="1"/>
      <w:numFmt w:val="bullet"/>
      <w:lvlText w:val="I"/>
      <w:lvlJc w:val="left"/>
      <w:pPr>
        <w:tabs>
          <w:tab w:val="num" w:pos="1440"/>
        </w:tabs>
        <w:ind w:left="1440" w:hanging="360"/>
      </w:pPr>
      <w:rPr>
        <w:rFonts w:ascii="Arial" w:hAnsi="Arial" w:hint="default"/>
      </w:rPr>
    </w:lvl>
    <w:lvl w:ilvl="2" w:tplc="C6EE1A7C" w:tentative="1">
      <w:start w:val="1"/>
      <w:numFmt w:val="bullet"/>
      <w:lvlText w:val="I"/>
      <w:lvlJc w:val="left"/>
      <w:pPr>
        <w:tabs>
          <w:tab w:val="num" w:pos="2160"/>
        </w:tabs>
        <w:ind w:left="2160" w:hanging="360"/>
      </w:pPr>
      <w:rPr>
        <w:rFonts w:ascii="Arial" w:hAnsi="Arial" w:hint="default"/>
      </w:rPr>
    </w:lvl>
    <w:lvl w:ilvl="3" w:tplc="6FFEF900" w:tentative="1">
      <w:start w:val="1"/>
      <w:numFmt w:val="bullet"/>
      <w:lvlText w:val="I"/>
      <w:lvlJc w:val="left"/>
      <w:pPr>
        <w:tabs>
          <w:tab w:val="num" w:pos="2880"/>
        </w:tabs>
        <w:ind w:left="2880" w:hanging="360"/>
      </w:pPr>
      <w:rPr>
        <w:rFonts w:ascii="Arial" w:hAnsi="Arial" w:hint="default"/>
      </w:rPr>
    </w:lvl>
    <w:lvl w:ilvl="4" w:tplc="0F885128" w:tentative="1">
      <w:start w:val="1"/>
      <w:numFmt w:val="bullet"/>
      <w:lvlText w:val="I"/>
      <w:lvlJc w:val="left"/>
      <w:pPr>
        <w:tabs>
          <w:tab w:val="num" w:pos="3600"/>
        </w:tabs>
        <w:ind w:left="3600" w:hanging="360"/>
      </w:pPr>
      <w:rPr>
        <w:rFonts w:ascii="Arial" w:hAnsi="Arial" w:hint="default"/>
      </w:rPr>
    </w:lvl>
    <w:lvl w:ilvl="5" w:tplc="D988ED5C" w:tentative="1">
      <w:start w:val="1"/>
      <w:numFmt w:val="bullet"/>
      <w:lvlText w:val="I"/>
      <w:lvlJc w:val="left"/>
      <w:pPr>
        <w:tabs>
          <w:tab w:val="num" w:pos="4320"/>
        </w:tabs>
        <w:ind w:left="4320" w:hanging="360"/>
      </w:pPr>
      <w:rPr>
        <w:rFonts w:ascii="Arial" w:hAnsi="Arial" w:hint="default"/>
      </w:rPr>
    </w:lvl>
    <w:lvl w:ilvl="6" w:tplc="7F88F098" w:tentative="1">
      <w:start w:val="1"/>
      <w:numFmt w:val="bullet"/>
      <w:lvlText w:val="I"/>
      <w:lvlJc w:val="left"/>
      <w:pPr>
        <w:tabs>
          <w:tab w:val="num" w:pos="5040"/>
        </w:tabs>
        <w:ind w:left="5040" w:hanging="360"/>
      </w:pPr>
      <w:rPr>
        <w:rFonts w:ascii="Arial" w:hAnsi="Arial" w:hint="default"/>
      </w:rPr>
    </w:lvl>
    <w:lvl w:ilvl="7" w:tplc="BEEE5B4C" w:tentative="1">
      <w:start w:val="1"/>
      <w:numFmt w:val="bullet"/>
      <w:lvlText w:val="I"/>
      <w:lvlJc w:val="left"/>
      <w:pPr>
        <w:tabs>
          <w:tab w:val="num" w:pos="5760"/>
        </w:tabs>
        <w:ind w:left="5760" w:hanging="360"/>
      </w:pPr>
      <w:rPr>
        <w:rFonts w:ascii="Arial" w:hAnsi="Arial" w:hint="default"/>
      </w:rPr>
    </w:lvl>
    <w:lvl w:ilvl="8" w:tplc="E318B728" w:tentative="1">
      <w:start w:val="1"/>
      <w:numFmt w:val="bullet"/>
      <w:lvlText w:val="I"/>
      <w:lvlJc w:val="left"/>
      <w:pPr>
        <w:tabs>
          <w:tab w:val="num" w:pos="6480"/>
        </w:tabs>
        <w:ind w:left="6480" w:hanging="360"/>
      </w:pPr>
      <w:rPr>
        <w:rFonts w:ascii="Arial" w:hAnsi="Arial" w:hint="default"/>
      </w:rPr>
    </w:lvl>
  </w:abstractNum>
  <w:abstractNum w:abstractNumId="234">
    <w:nsid w:val="7977201B"/>
    <w:multiLevelType w:val="hybridMultilevel"/>
    <w:tmpl w:val="B99E5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79FD2780"/>
    <w:multiLevelType w:val="hybridMultilevel"/>
    <w:tmpl w:val="06E0F88A"/>
    <w:lvl w:ilvl="0" w:tplc="4AECCC54">
      <w:start w:val="1"/>
      <w:numFmt w:val="bullet"/>
      <w:lvlText w:val="O"/>
      <w:lvlJc w:val="left"/>
      <w:pPr>
        <w:tabs>
          <w:tab w:val="num" w:pos="720"/>
        </w:tabs>
        <w:ind w:left="720" w:hanging="360"/>
      </w:pPr>
      <w:rPr>
        <w:rFonts w:ascii="Arial" w:hAnsi="Arial" w:hint="default"/>
      </w:rPr>
    </w:lvl>
    <w:lvl w:ilvl="1" w:tplc="5748F1E2" w:tentative="1">
      <w:start w:val="1"/>
      <w:numFmt w:val="bullet"/>
      <w:lvlText w:val="O"/>
      <w:lvlJc w:val="left"/>
      <w:pPr>
        <w:tabs>
          <w:tab w:val="num" w:pos="1440"/>
        </w:tabs>
        <w:ind w:left="1440" w:hanging="360"/>
      </w:pPr>
      <w:rPr>
        <w:rFonts w:ascii="Arial" w:hAnsi="Arial" w:hint="default"/>
      </w:rPr>
    </w:lvl>
    <w:lvl w:ilvl="2" w:tplc="F2F0726E" w:tentative="1">
      <w:start w:val="1"/>
      <w:numFmt w:val="bullet"/>
      <w:lvlText w:val="O"/>
      <w:lvlJc w:val="left"/>
      <w:pPr>
        <w:tabs>
          <w:tab w:val="num" w:pos="2160"/>
        </w:tabs>
        <w:ind w:left="2160" w:hanging="360"/>
      </w:pPr>
      <w:rPr>
        <w:rFonts w:ascii="Arial" w:hAnsi="Arial" w:hint="default"/>
      </w:rPr>
    </w:lvl>
    <w:lvl w:ilvl="3" w:tplc="6E7E7168" w:tentative="1">
      <w:start w:val="1"/>
      <w:numFmt w:val="bullet"/>
      <w:lvlText w:val="O"/>
      <w:lvlJc w:val="left"/>
      <w:pPr>
        <w:tabs>
          <w:tab w:val="num" w:pos="2880"/>
        </w:tabs>
        <w:ind w:left="2880" w:hanging="360"/>
      </w:pPr>
      <w:rPr>
        <w:rFonts w:ascii="Arial" w:hAnsi="Arial" w:hint="default"/>
      </w:rPr>
    </w:lvl>
    <w:lvl w:ilvl="4" w:tplc="1DB652A2" w:tentative="1">
      <w:start w:val="1"/>
      <w:numFmt w:val="bullet"/>
      <w:lvlText w:val="O"/>
      <w:lvlJc w:val="left"/>
      <w:pPr>
        <w:tabs>
          <w:tab w:val="num" w:pos="3600"/>
        </w:tabs>
        <w:ind w:left="3600" w:hanging="360"/>
      </w:pPr>
      <w:rPr>
        <w:rFonts w:ascii="Arial" w:hAnsi="Arial" w:hint="default"/>
      </w:rPr>
    </w:lvl>
    <w:lvl w:ilvl="5" w:tplc="9B8A68BC" w:tentative="1">
      <w:start w:val="1"/>
      <w:numFmt w:val="bullet"/>
      <w:lvlText w:val="O"/>
      <w:lvlJc w:val="left"/>
      <w:pPr>
        <w:tabs>
          <w:tab w:val="num" w:pos="4320"/>
        </w:tabs>
        <w:ind w:left="4320" w:hanging="360"/>
      </w:pPr>
      <w:rPr>
        <w:rFonts w:ascii="Arial" w:hAnsi="Arial" w:hint="default"/>
      </w:rPr>
    </w:lvl>
    <w:lvl w:ilvl="6" w:tplc="7B90B67A" w:tentative="1">
      <w:start w:val="1"/>
      <w:numFmt w:val="bullet"/>
      <w:lvlText w:val="O"/>
      <w:lvlJc w:val="left"/>
      <w:pPr>
        <w:tabs>
          <w:tab w:val="num" w:pos="5040"/>
        </w:tabs>
        <w:ind w:left="5040" w:hanging="360"/>
      </w:pPr>
      <w:rPr>
        <w:rFonts w:ascii="Arial" w:hAnsi="Arial" w:hint="default"/>
      </w:rPr>
    </w:lvl>
    <w:lvl w:ilvl="7" w:tplc="18FE3C38" w:tentative="1">
      <w:start w:val="1"/>
      <w:numFmt w:val="bullet"/>
      <w:lvlText w:val="O"/>
      <w:lvlJc w:val="left"/>
      <w:pPr>
        <w:tabs>
          <w:tab w:val="num" w:pos="5760"/>
        </w:tabs>
        <w:ind w:left="5760" w:hanging="360"/>
      </w:pPr>
      <w:rPr>
        <w:rFonts w:ascii="Arial" w:hAnsi="Arial" w:hint="default"/>
      </w:rPr>
    </w:lvl>
    <w:lvl w:ilvl="8" w:tplc="9E280E24" w:tentative="1">
      <w:start w:val="1"/>
      <w:numFmt w:val="bullet"/>
      <w:lvlText w:val="O"/>
      <w:lvlJc w:val="left"/>
      <w:pPr>
        <w:tabs>
          <w:tab w:val="num" w:pos="6480"/>
        </w:tabs>
        <w:ind w:left="6480" w:hanging="360"/>
      </w:pPr>
      <w:rPr>
        <w:rFonts w:ascii="Arial" w:hAnsi="Arial" w:hint="default"/>
      </w:rPr>
    </w:lvl>
  </w:abstractNum>
  <w:abstractNum w:abstractNumId="236">
    <w:nsid w:val="7AFA1EDB"/>
    <w:multiLevelType w:val="hybridMultilevel"/>
    <w:tmpl w:val="1C38D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nsid w:val="7B412D46"/>
    <w:multiLevelType w:val="hybridMultilevel"/>
    <w:tmpl w:val="44C48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nsid w:val="7B5D60B2"/>
    <w:multiLevelType w:val="multilevel"/>
    <w:tmpl w:val="D1042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BC46A25"/>
    <w:multiLevelType w:val="hybridMultilevel"/>
    <w:tmpl w:val="ABF2D6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nsid w:val="7CB7505C"/>
    <w:multiLevelType w:val="hybridMultilevel"/>
    <w:tmpl w:val="34AADD8E"/>
    <w:lvl w:ilvl="0" w:tplc="AFA04132">
      <w:start w:val="1"/>
      <w:numFmt w:val="bullet"/>
      <w:lvlText w:val=""/>
      <w:lvlJc w:val="left"/>
      <w:pPr>
        <w:ind w:left="1080" w:hanging="360"/>
      </w:pPr>
      <w:rPr>
        <w:rFonts w:ascii="Symbol" w:hAnsi="Symbol" w:hint="default"/>
      </w:rPr>
    </w:lvl>
    <w:lvl w:ilvl="1" w:tplc="821E3724" w:tentative="1">
      <w:start w:val="1"/>
      <w:numFmt w:val="bullet"/>
      <w:lvlText w:val="o"/>
      <w:lvlJc w:val="left"/>
      <w:pPr>
        <w:ind w:left="1800" w:hanging="360"/>
      </w:pPr>
      <w:rPr>
        <w:rFonts w:ascii="Courier New" w:hAnsi="Courier New" w:cs="Courier New" w:hint="default"/>
      </w:rPr>
    </w:lvl>
    <w:lvl w:ilvl="2" w:tplc="D6B6A918" w:tentative="1">
      <w:start w:val="1"/>
      <w:numFmt w:val="bullet"/>
      <w:lvlText w:val=""/>
      <w:lvlJc w:val="left"/>
      <w:pPr>
        <w:ind w:left="2520" w:hanging="360"/>
      </w:pPr>
      <w:rPr>
        <w:rFonts w:ascii="Wingdings" w:hAnsi="Wingdings" w:hint="default"/>
      </w:rPr>
    </w:lvl>
    <w:lvl w:ilvl="3" w:tplc="B23076C4" w:tentative="1">
      <w:start w:val="1"/>
      <w:numFmt w:val="bullet"/>
      <w:lvlText w:val=""/>
      <w:lvlJc w:val="left"/>
      <w:pPr>
        <w:ind w:left="3240" w:hanging="360"/>
      </w:pPr>
      <w:rPr>
        <w:rFonts w:ascii="Symbol" w:hAnsi="Symbol" w:hint="default"/>
      </w:rPr>
    </w:lvl>
    <w:lvl w:ilvl="4" w:tplc="DBBE97A8" w:tentative="1">
      <w:start w:val="1"/>
      <w:numFmt w:val="bullet"/>
      <w:lvlText w:val="o"/>
      <w:lvlJc w:val="left"/>
      <w:pPr>
        <w:ind w:left="3960" w:hanging="360"/>
      </w:pPr>
      <w:rPr>
        <w:rFonts w:ascii="Courier New" w:hAnsi="Courier New" w:cs="Courier New" w:hint="default"/>
      </w:rPr>
    </w:lvl>
    <w:lvl w:ilvl="5" w:tplc="9D844ED8" w:tentative="1">
      <w:start w:val="1"/>
      <w:numFmt w:val="bullet"/>
      <w:lvlText w:val=""/>
      <w:lvlJc w:val="left"/>
      <w:pPr>
        <w:ind w:left="4680" w:hanging="360"/>
      </w:pPr>
      <w:rPr>
        <w:rFonts w:ascii="Wingdings" w:hAnsi="Wingdings" w:hint="default"/>
      </w:rPr>
    </w:lvl>
    <w:lvl w:ilvl="6" w:tplc="298EBAE8" w:tentative="1">
      <w:start w:val="1"/>
      <w:numFmt w:val="bullet"/>
      <w:lvlText w:val=""/>
      <w:lvlJc w:val="left"/>
      <w:pPr>
        <w:ind w:left="5400" w:hanging="360"/>
      </w:pPr>
      <w:rPr>
        <w:rFonts w:ascii="Symbol" w:hAnsi="Symbol" w:hint="default"/>
      </w:rPr>
    </w:lvl>
    <w:lvl w:ilvl="7" w:tplc="D1BC9B3C" w:tentative="1">
      <w:start w:val="1"/>
      <w:numFmt w:val="bullet"/>
      <w:lvlText w:val="o"/>
      <w:lvlJc w:val="left"/>
      <w:pPr>
        <w:ind w:left="6120" w:hanging="360"/>
      </w:pPr>
      <w:rPr>
        <w:rFonts w:ascii="Courier New" w:hAnsi="Courier New" w:cs="Courier New" w:hint="default"/>
      </w:rPr>
    </w:lvl>
    <w:lvl w:ilvl="8" w:tplc="E282594A" w:tentative="1">
      <w:start w:val="1"/>
      <w:numFmt w:val="bullet"/>
      <w:lvlText w:val=""/>
      <w:lvlJc w:val="left"/>
      <w:pPr>
        <w:ind w:left="6840" w:hanging="360"/>
      </w:pPr>
      <w:rPr>
        <w:rFonts w:ascii="Wingdings" w:hAnsi="Wingdings" w:hint="default"/>
      </w:rPr>
    </w:lvl>
  </w:abstractNum>
  <w:abstractNum w:abstractNumId="241">
    <w:nsid w:val="7D754468"/>
    <w:multiLevelType w:val="multilevel"/>
    <w:tmpl w:val="25B6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nsid w:val="7DAE42BA"/>
    <w:multiLevelType w:val="hybridMultilevel"/>
    <w:tmpl w:val="464417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nsid w:val="7DC82AFE"/>
    <w:multiLevelType w:val="hybridMultilevel"/>
    <w:tmpl w:val="24427BD2"/>
    <w:lvl w:ilvl="0" w:tplc="0409000D">
      <w:start w:val="1"/>
      <w:numFmt w:val="decimal"/>
      <w:lvlText w:val="%1."/>
      <w:lvlJc w:val="left"/>
      <w:pPr>
        <w:ind w:left="360" w:hanging="360"/>
      </w:pPr>
      <w:rPr>
        <w:rFonts w:hint="default"/>
      </w:rPr>
    </w:lvl>
    <w:lvl w:ilvl="1" w:tplc="04090003">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nsid w:val="7F441FC7"/>
    <w:multiLevelType w:val="hybridMultilevel"/>
    <w:tmpl w:val="A0B6ED4C"/>
    <w:lvl w:ilvl="0" w:tplc="132A9D30">
      <w:start w:val="1"/>
      <w:numFmt w:val="bullet"/>
      <w:lvlText w:val="R"/>
      <w:lvlJc w:val="left"/>
      <w:pPr>
        <w:tabs>
          <w:tab w:val="num" w:pos="720"/>
        </w:tabs>
        <w:ind w:left="720" w:hanging="360"/>
      </w:pPr>
      <w:rPr>
        <w:rFonts w:ascii="Arial" w:hAnsi="Arial" w:hint="default"/>
      </w:rPr>
    </w:lvl>
    <w:lvl w:ilvl="1" w:tplc="C00E53C0" w:tentative="1">
      <w:start w:val="1"/>
      <w:numFmt w:val="bullet"/>
      <w:lvlText w:val="R"/>
      <w:lvlJc w:val="left"/>
      <w:pPr>
        <w:tabs>
          <w:tab w:val="num" w:pos="1440"/>
        </w:tabs>
        <w:ind w:left="1440" w:hanging="360"/>
      </w:pPr>
      <w:rPr>
        <w:rFonts w:ascii="Arial" w:hAnsi="Arial" w:hint="default"/>
      </w:rPr>
    </w:lvl>
    <w:lvl w:ilvl="2" w:tplc="5D8C436A" w:tentative="1">
      <w:start w:val="1"/>
      <w:numFmt w:val="bullet"/>
      <w:lvlText w:val="R"/>
      <w:lvlJc w:val="left"/>
      <w:pPr>
        <w:tabs>
          <w:tab w:val="num" w:pos="2160"/>
        </w:tabs>
        <w:ind w:left="2160" w:hanging="360"/>
      </w:pPr>
      <w:rPr>
        <w:rFonts w:ascii="Arial" w:hAnsi="Arial" w:hint="default"/>
      </w:rPr>
    </w:lvl>
    <w:lvl w:ilvl="3" w:tplc="CA54A2C4" w:tentative="1">
      <w:start w:val="1"/>
      <w:numFmt w:val="bullet"/>
      <w:lvlText w:val="R"/>
      <w:lvlJc w:val="left"/>
      <w:pPr>
        <w:tabs>
          <w:tab w:val="num" w:pos="2880"/>
        </w:tabs>
        <w:ind w:left="2880" w:hanging="360"/>
      </w:pPr>
      <w:rPr>
        <w:rFonts w:ascii="Arial" w:hAnsi="Arial" w:hint="default"/>
      </w:rPr>
    </w:lvl>
    <w:lvl w:ilvl="4" w:tplc="C506EB94" w:tentative="1">
      <w:start w:val="1"/>
      <w:numFmt w:val="bullet"/>
      <w:lvlText w:val="R"/>
      <w:lvlJc w:val="left"/>
      <w:pPr>
        <w:tabs>
          <w:tab w:val="num" w:pos="3600"/>
        </w:tabs>
        <w:ind w:left="3600" w:hanging="360"/>
      </w:pPr>
      <w:rPr>
        <w:rFonts w:ascii="Arial" w:hAnsi="Arial" w:hint="default"/>
      </w:rPr>
    </w:lvl>
    <w:lvl w:ilvl="5" w:tplc="467EC468" w:tentative="1">
      <w:start w:val="1"/>
      <w:numFmt w:val="bullet"/>
      <w:lvlText w:val="R"/>
      <w:lvlJc w:val="left"/>
      <w:pPr>
        <w:tabs>
          <w:tab w:val="num" w:pos="4320"/>
        </w:tabs>
        <w:ind w:left="4320" w:hanging="360"/>
      </w:pPr>
      <w:rPr>
        <w:rFonts w:ascii="Arial" w:hAnsi="Arial" w:hint="default"/>
      </w:rPr>
    </w:lvl>
    <w:lvl w:ilvl="6" w:tplc="73E0E5B2" w:tentative="1">
      <w:start w:val="1"/>
      <w:numFmt w:val="bullet"/>
      <w:lvlText w:val="R"/>
      <w:lvlJc w:val="left"/>
      <w:pPr>
        <w:tabs>
          <w:tab w:val="num" w:pos="5040"/>
        </w:tabs>
        <w:ind w:left="5040" w:hanging="360"/>
      </w:pPr>
      <w:rPr>
        <w:rFonts w:ascii="Arial" w:hAnsi="Arial" w:hint="default"/>
      </w:rPr>
    </w:lvl>
    <w:lvl w:ilvl="7" w:tplc="80F48B64" w:tentative="1">
      <w:start w:val="1"/>
      <w:numFmt w:val="bullet"/>
      <w:lvlText w:val="R"/>
      <w:lvlJc w:val="left"/>
      <w:pPr>
        <w:tabs>
          <w:tab w:val="num" w:pos="5760"/>
        </w:tabs>
        <w:ind w:left="5760" w:hanging="360"/>
      </w:pPr>
      <w:rPr>
        <w:rFonts w:ascii="Arial" w:hAnsi="Arial" w:hint="default"/>
      </w:rPr>
    </w:lvl>
    <w:lvl w:ilvl="8" w:tplc="F90005C6" w:tentative="1">
      <w:start w:val="1"/>
      <w:numFmt w:val="bullet"/>
      <w:lvlText w:val="R"/>
      <w:lvlJc w:val="left"/>
      <w:pPr>
        <w:tabs>
          <w:tab w:val="num" w:pos="6480"/>
        </w:tabs>
        <w:ind w:left="6480" w:hanging="360"/>
      </w:pPr>
      <w:rPr>
        <w:rFonts w:ascii="Arial" w:hAnsi="Arial" w:hint="default"/>
      </w:rPr>
    </w:lvl>
  </w:abstractNum>
  <w:num w:numId="1">
    <w:abstractNumId w:val="50"/>
  </w:num>
  <w:num w:numId="2">
    <w:abstractNumId w:val="141"/>
  </w:num>
  <w:num w:numId="3">
    <w:abstractNumId w:val="0"/>
    <w:lvlOverride w:ilvl="0">
      <w:lvl w:ilvl="0">
        <w:start w:val="1"/>
        <w:numFmt w:val="bullet"/>
        <w:pStyle w:val="Bullet2"/>
        <w:lvlText w:val="–"/>
        <w:legacy w:legacy="1" w:legacySpace="0" w:legacyIndent="567"/>
        <w:lvlJc w:val="left"/>
        <w:pPr>
          <w:ind w:left="2268" w:hanging="567"/>
        </w:pPr>
        <w:rPr>
          <w:rFonts w:ascii="Times New Roman" w:hAnsi="Times New Roman" w:hint="default"/>
          <w:sz w:val="24"/>
        </w:rPr>
      </w:lvl>
    </w:lvlOverride>
  </w:num>
  <w:num w:numId="4">
    <w:abstractNumId w:val="112"/>
  </w:num>
  <w:num w:numId="5">
    <w:abstractNumId w:val="225"/>
  </w:num>
  <w:num w:numId="6">
    <w:abstractNumId w:val="203"/>
  </w:num>
  <w:num w:numId="7">
    <w:abstractNumId w:val="1"/>
  </w:num>
  <w:num w:numId="8">
    <w:abstractNumId w:val="2"/>
  </w:num>
  <w:num w:numId="9">
    <w:abstractNumId w:val="81"/>
  </w:num>
  <w:num w:numId="10">
    <w:abstractNumId w:val="172"/>
  </w:num>
  <w:num w:numId="11">
    <w:abstractNumId w:val="58"/>
  </w:num>
  <w:num w:numId="12">
    <w:abstractNumId w:val="175"/>
  </w:num>
  <w:num w:numId="13">
    <w:abstractNumId w:val="79"/>
  </w:num>
  <w:num w:numId="14">
    <w:abstractNumId w:val="234"/>
  </w:num>
  <w:num w:numId="15">
    <w:abstractNumId w:val="94"/>
  </w:num>
  <w:num w:numId="16">
    <w:abstractNumId w:val="178"/>
  </w:num>
  <w:num w:numId="17">
    <w:abstractNumId w:val="193"/>
  </w:num>
  <w:num w:numId="18">
    <w:abstractNumId w:val="132"/>
  </w:num>
  <w:num w:numId="19">
    <w:abstractNumId w:val="66"/>
  </w:num>
  <w:num w:numId="20">
    <w:abstractNumId w:val="194"/>
  </w:num>
  <w:num w:numId="21">
    <w:abstractNumId w:val="236"/>
  </w:num>
  <w:num w:numId="22">
    <w:abstractNumId w:val="188"/>
  </w:num>
  <w:num w:numId="23">
    <w:abstractNumId w:val="63"/>
  </w:num>
  <w:num w:numId="24">
    <w:abstractNumId w:val="19"/>
  </w:num>
  <w:num w:numId="25">
    <w:abstractNumId w:val="223"/>
  </w:num>
  <w:num w:numId="26">
    <w:abstractNumId w:val="152"/>
  </w:num>
  <w:num w:numId="27">
    <w:abstractNumId w:val="242"/>
  </w:num>
  <w:num w:numId="28">
    <w:abstractNumId w:val="54"/>
  </w:num>
  <w:num w:numId="29">
    <w:abstractNumId w:val="231"/>
  </w:num>
  <w:num w:numId="30">
    <w:abstractNumId w:val="189"/>
  </w:num>
  <w:num w:numId="31">
    <w:abstractNumId w:val="240"/>
  </w:num>
  <w:num w:numId="32">
    <w:abstractNumId w:val="131"/>
  </w:num>
  <w:num w:numId="33">
    <w:abstractNumId w:val="48"/>
  </w:num>
  <w:num w:numId="34">
    <w:abstractNumId w:val="38"/>
  </w:num>
  <w:num w:numId="35">
    <w:abstractNumId w:val="168"/>
  </w:num>
  <w:num w:numId="36">
    <w:abstractNumId w:val="179"/>
  </w:num>
  <w:num w:numId="37">
    <w:abstractNumId w:val="151"/>
  </w:num>
  <w:num w:numId="38">
    <w:abstractNumId w:val="7"/>
  </w:num>
  <w:num w:numId="39">
    <w:abstractNumId w:val="144"/>
  </w:num>
  <w:num w:numId="40">
    <w:abstractNumId w:val="70"/>
  </w:num>
  <w:num w:numId="41">
    <w:abstractNumId w:val="210"/>
  </w:num>
  <w:num w:numId="42">
    <w:abstractNumId w:val="123"/>
  </w:num>
  <w:num w:numId="43">
    <w:abstractNumId w:val="78"/>
  </w:num>
  <w:num w:numId="44">
    <w:abstractNumId w:val="176"/>
  </w:num>
  <w:num w:numId="45">
    <w:abstractNumId w:val="212"/>
  </w:num>
  <w:num w:numId="46">
    <w:abstractNumId w:val="208"/>
  </w:num>
  <w:num w:numId="47">
    <w:abstractNumId w:val="170"/>
  </w:num>
  <w:num w:numId="48">
    <w:abstractNumId w:val="184"/>
  </w:num>
  <w:num w:numId="49">
    <w:abstractNumId w:val="214"/>
  </w:num>
  <w:num w:numId="50">
    <w:abstractNumId w:val="230"/>
  </w:num>
  <w:num w:numId="51">
    <w:abstractNumId w:val="20"/>
  </w:num>
  <w:num w:numId="52">
    <w:abstractNumId w:val="92"/>
  </w:num>
  <w:num w:numId="53">
    <w:abstractNumId w:val="33"/>
  </w:num>
  <w:num w:numId="54">
    <w:abstractNumId w:val="145"/>
  </w:num>
  <w:num w:numId="55">
    <w:abstractNumId w:val="204"/>
  </w:num>
  <w:num w:numId="56">
    <w:abstractNumId w:val="190"/>
  </w:num>
  <w:num w:numId="57">
    <w:abstractNumId w:val="211"/>
  </w:num>
  <w:num w:numId="58">
    <w:abstractNumId w:val="243"/>
  </w:num>
  <w:num w:numId="59">
    <w:abstractNumId w:val="148"/>
  </w:num>
  <w:num w:numId="60">
    <w:abstractNumId w:val="109"/>
  </w:num>
  <w:num w:numId="61">
    <w:abstractNumId w:val="34"/>
  </w:num>
  <w:num w:numId="62">
    <w:abstractNumId w:val="47"/>
  </w:num>
  <w:num w:numId="63">
    <w:abstractNumId w:val="124"/>
  </w:num>
  <w:num w:numId="64">
    <w:abstractNumId w:val="30"/>
  </w:num>
  <w:num w:numId="65">
    <w:abstractNumId w:val="128"/>
  </w:num>
  <w:num w:numId="66">
    <w:abstractNumId w:val="137"/>
  </w:num>
  <w:num w:numId="67">
    <w:abstractNumId w:val="197"/>
  </w:num>
  <w:num w:numId="68">
    <w:abstractNumId w:val="97"/>
  </w:num>
  <w:num w:numId="69">
    <w:abstractNumId w:val="90"/>
  </w:num>
  <w:num w:numId="70">
    <w:abstractNumId w:val="185"/>
  </w:num>
  <w:num w:numId="71">
    <w:abstractNumId w:val="91"/>
  </w:num>
  <w:num w:numId="72">
    <w:abstractNumId w:val="228"/>
  </w:num>
  <w:num w:numId="73">
    <w:abstractNumId w:val="134"/>
  </w:num>
  <w:num w:numId="74">
    <w:abstractNumId w:val="82"/>
  </w:num>
  <w:num w:numId="75">
    <w:abstractNumId w:val="93"/>
  </w:num>
  <w:num w:numId="76">
    <w:abstractNumId w:val="101"/>
  </w:num>
  <w:num w:numId="77">
    <w:abstractNumId w:val="202"/>
  </w:num>
  <w:num w:numId="78">
    <w:abstractNumId w:val="126"/>
  </w:num>
  <w:num w:numId="79">
    <w:abstractNumId w:val="182"/>
  </w:num>
  <w:num w:numId="80">
    <w:abstractNumId w:val="103"/>
  </w:num>
  <w:num w:numId="81">
    <w:abstractNumId w:val="161"/>
  </w:num>
  <w:num w:numId="82">
    <w:abstractNumId w:val="26"/>
  </w:num>
  <w:num w:numId="83">
    <w:abstractNumId w:val="135"/>
  </w:num>
  <w:num w:numId="84">
    <w:abstractNumId w:val="86"/>
  </w:num>
  <w:num w:numId="85">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13"/>
  </w:num>
  <w:num w:numId="87">
    <w:abstractNumId w:val="67"/>
  </w:num>
  <w:num w:numId="88">
    <w:abstractNumId w:val="209"/>
  </w:num>
  <w:num w:numId="89">
    <w:abstractNumId w:val="65"/>
  </w:num>
  <w:num w:numId="90">
    <w:abstractNumId w:val="11"/>
  </w:num>
  <w:num w:numId="91">
    <w:abstractNumId w:val="68"/>
  </w:num>
  <w:num w:numId="92">
    <w:abstractNumId w:val="71"/>
  </w:num>
  <w:num w:numId="93">
    <w:abstractNumId w:val="229"/>
  </w:num>
  <w:num w:numId="94">
    <w:abstractNumId w:val="8"/>
  </w:num>
  <w:num w:numId="95">
    <w:abstractNumId w:val="199"/>
  </w:num>
  <w:num w:numId="96">
    <w:abstractNumId w:val="17"/>
  </w:num>
  <w:num w:numId="97">
    <w:abstractNumId w:val="149"/>
  </w:num>
  <w:num w:numId="98">
    <w:abstractNumId w:val="165"/>
  </w:num>
  <w:num w:numId="99">
    <w:abstractNumId w:val="119"/>
  </w:num>
  <w:num w:numId="100">
    <w:abstractNumId w:val="39"/>
  </w:num>
  <w:num w:numId="101">
    <w:abstractNumId w:val="113"/>
  </w:num>
  <w:num w:numId="102">
    <w:abstractNumId w:val="61"/>
  </w:num>
  <w:num w:numId="103">
    <w:abstractNumId w:val="162"/>
  </w:num>
  <w:num w:numId="104">
    <w:abstractNumId w:val="107"/>
  </w:num>
  <w:num w:numId="105">
    <w:abstractNumId w:val="237"/>
  </w:num>
  <w:num w:numId="106">
    <w:abstractNumId w:val="1"/>
  </w:num>
  <w:num w:numId="107">
    <w:abstractNumId w:val="1"/>
  </w:num>
  <w:num w:numId="108">
    <w:abstractNumId w:val="1"/>
  </w:num>
  <w:num w:numId="109">
    <w:abstractNumId w:val="157"/>
  </w:num>
  <w:num w:numId="110">
    <w:abstractNumId w:val="98"/>
  </w:num>
  <w:num w:numId="111">
    <w:abstractNumId w:val="100"/>
  </w:num>
  <w:num w:numId="112">
    <w:abstractNumId w:val="218"/>
  </w:num>
  <w:num w:numId="113">
    <w:abstractNumId w:val="142"/>
  </w:num>
  <w:num w:numId="114">
    <w:abstractNumId w:val="141"/>
  </w:num>
  <w:num w:numId="115">
    <w:abstractNumId w:val="76"/>
  </w:num>
  <w:num w:numId="116">
    <w:abstractNumId w:val="141"/>
  </w:num>
  <w:num w:numId="117">
    <w:abstractNumId w:val="72"/>
  </w:num>
  <w:num w:numId="118">
    <w:abstractNumId w:val="187"/>
  </w:num>
  <w:num w:numId="119">
    <w:abstractNumId w:val="200"/>
  </w:num>
  <w:num w:numId="120">
    <w:abstractNumId w:val="75"/>
  </w:num>
  <w:num w:numId="121">
    <w:abstractNumId w:val="222"/>
  </w:num>
  <w:num w:numId="122">
    <w:abstractNumId w:val="4"/>
  </w:num>
  <w:num w:numId="123">
    <w:abstractNumId w:val="141"/>
  </w:num>
  <w:num w:numId="124">
    <w:abstractNumId w:val="23"/>
  </w:num>
  <w:num w:numId="125">
    <w:abstractNumId w:val="139"/>
    <w:lvlOverride w:ilvl="0">
      <w:startOverride w:val="1"/>
    </w:lvlOverride>
    <w:lvlOverride w:ilvl="1"/>
    <w:lvlOverride w:ilvl="2"/>
    <w:lvlOverride w:ilvl="3"/>
    <w:lvlOverride w:ilvl="4"/>
    <w:lvlOverride w:ilvl="5"/>
    <w:lvlOverride w:ilvl="6"/>
    <w:lvlOverride w:ilvl="7"/>
    <w:lvlOverride w:ilvl="8"/>
  </w:num>
  <w:num w:numId="126">
    <w:abstractNumId w:val="139"/>
  </w:num>
  <w:num w:numId="127">
    <w:abstractNumId w:val="239"/>
  </w:num>
  <w:num w:numId="128">
    <w:abstractNumId w:val="6"/>
  </w:num>
  <w:num w:numId="129">
    <w:abstractNumId w:val="156"/>
  </w:num>
  <w:num w:numId="130">
    <w:abstractNumId w:val="64"/>
  </w:num>
  <w:num w:numId="131">
    <w:abstractNumId w:val="46"/>
  </w:num>
  <w:num w:numId="132">
    <w:abstractNumId w:val="180"/>
  </w:num>
  <w:num w:numId="133">
    <w:abstractNumId w:val="181"/>
  </w:num>
  <w:num w:numId="134">
    <w:abstractNumId w:val="141"/>
  </w:num>
  <w:num w:numId="135">
    <w:abstractNumId w:val="169"/>
  </w:num>
  <w:num w:numId="136">
    <w:abstractNumId w:val="141"/>
  </w:num>
  <w:num w:numId="137">
    <w:abstractNumId w:val="141"/>
  </w:num>
  <w:num w:numId="138">
    <w:abstractNumId w:val="141"/>
  </w:num>
  <w:num w:numId="139">
    <w:abstractNumId w:val="141"/>
  </w:num>
  <w:num w:numId="140">
    <w:abstractNumId w:val="141"/>
  </w:num>
  <w:num w:numId="141">
    <w:abstractNumId w:val="102"/>
  </w:num>
  <w:num w:numId="142">
    <w:abstractNumId w:val="186"/>
  </w:num>
  <w:num w:numId="143">
    <w:abstractNumId w:val="108"/>
  </w:num>
  <w:num w:numId="144">
    <w:abstractNumId w:val="73"/>
  </w:num>
  <w:num w:numId="145">
    <w:abstractNumId w:val="140"/>
  </w:num>
  <w:num w:numId="146">
    <w:abstractNumId w:val="141"/>
  </w:num>
  <w:num w:numId="147">
    <w:abstractNumId w:val="160"/>
  </w:num>
  <w:num w:numId="148">
    <w:abstractNumId w:val="217"/>
  </w:num>
  <w:num w:numId="149">
    <w:abstractNumId w:val="41"/>
  </w:num>
  <w:num w:numId="150">
    <w:abstractNumId w:val="118"/>
  </w:num>
  <w:num w:numId="151">
    <w:abstractNumId w:val="216"/>
  </w:num>
  <w:num w:numId="152">
    <w:abstractNumId w:val="127"/>
  </w:num>
  <w:num w:numId="153">
    <w:abstractNumId w:val="50"/>
  </w:num>
  <w:num w:numId="154">
    <w:abstractNumId w:val="32"/>
  </w:num>
  <w:num w:numId="155">
    <w:abstractNumId w:val="1"/>
  </w:num>
  <w:num w:numId="156">
    <w:abstractNumId w:val="27"/>
  </w:num>
  <w:num w:numId="157">
    <w:abstractNumId w:val="1"/>
  </w:num>
  <w:num w:numId="158">
    <w:abstractNumId w:val="69"/>
  </w:num>
  <w:num w:numId="159">
    <w:abstractNumId w:val="88"/>
  </w:num>
  <w:num w:numId="160">
    <w:abstractNumId w:val="87"/>
  </w:num>
  <w:num w:numId="161">
    <w:abstractNumId w:val="21"/>
  </w:num>
  <w:num w:numId="162">
    <w:abstractNumId w:val="60"/>
  </w:num>
  <w:num w:numId="163">
    <w:abstractNumId w:val="29"/>
  </w:num>
  <w:num w:numId="164">
    <w:abstractNumId w:val="106"/>
  </w:num>
  <w:num w:numId="165">
    <w:abstractNumId w:val="153"/>
  </w:num>
  <w:num w:numId="166">
    <w:abstractNumId w:val="52"/>
  </w:num>
  <w:num w:numId="167">
    <w:abstractNumId w:val="40"/>
  </w:num>
  <w:num w:numId="168">
    <w:abstractNumId w:val="241"/>
  </w:num>
  <w:num w:numId="169">
    <w:abstractNumId w:val="213"/>
  </w:num>
  <w:num w:numId="170">
    <w:abstractNumId w:val="115"/>
  </w:num>
  <w:num w:numId="171">
    <w:abstractNumId w:val="120"/>
  </w:num>
  <w:num w:numId="172">
    <w:abstractNumId w:val="147"/>
  </w:num>
  <w:num w:numId="173">
    <w:abstractNumId w:val="177"/>
  </w:num>
  <w:num w:numId="174">
    <w:abstractNumId w:val="141"/>
  </w:num>
  <w:num w:numId="175">
    <w:abstractNumId w:val="141"/>
  </w:num>
  <w:num w:numId="176">
    <w:abstractNumId w:val="141"/>
  </w:num>
  <w:num w:numId="177">
    <w:abstractNumId w:val="141"/>
  </w:num>
  <w:num w:numId="178">
    <w:abstractNumId w:val="141"/>
  </w:num>
  <w:num w:numId="179">
    <w:abstractNumId w:val="53"/>
  </w:num>
  <w:num w:numId="180">
    <w:abstractNumId w:val="207"/>
  </w:num>
  <w:num w:numId="181">
    <w:abstractNumId w:val="219"/>
  </w:num>
  <w:num w:numId="182">
    <w:abstractNumId w:val="167"/>
  </w:num>
  <w:num w:numId="183">
    <w:abstractNumId w:val="150"/>
  </w:num>
  <w:num w:numId="184">
    <w:abstractNumId w:val="110"/>
  </w:num>
  <w:num w:numId="185">
    <w:abstractNumId w:val="227"/>
  </w:num>
  <w:num w:numId="186">
    <w:abstractNumId w:val="74"/>
  </w:num>
  <w:num w:numId="187">
    <w:abstractNumId w:val="22"/>
  </w:num>
  <w:num w:numId="188">
    <w:abstractNumId w:val="16"/>
  </w:num>
  <w:num w:numId="189">
    <w:abstractNumId w:val="235"/>
  </w:num>
  <w:num w:numId="190">
    <w:abstractNumId w:val="116"/>
  </w:num>
  <w:num w:numId="191">
    <w:abstractNumId w:val="114"/>
  </w:num>
  <w:num w:numId="192">
    <w:abstractNumId w:val="96"/>
  </w:num>
  <w:num w:numId="193">
    <w:abstractNumId w:val="49"/>
  </w:num>
  <w:num w:numId="194">
    <w:abstractNumId w:val="173"/>
  </w:num>
  <w:num w:numId="195">
    <w:abstractNumId w:val="171"/>
  </w:num>
  <w:num w:numId="196">
    <w:abstractNumId w:val="85"/>
  </w:num>
  <w:num w:numId="197">
    <w:abstractNumId w:val="122"/>
  </w:num>
  <w:num w:numId="198">
    <w:abstractNumId w:val="183"/>
  </w:num>
  <w:num w:numId="199">
    <w:abstractNumId w:val="10"/>
  </w:num>
  <w:num w:numId="200">
    <w:abstractNumId w:val="84"/>
  </w:num>
  <w:num w:numId="201">
    <w:abstractNumId w:val="36"/>
  </w:num>
  <w:num w:numId="202">
    <w:abstractNumId w:val="198"/>
  </w:num>
  <w:num w:numId="203">
    <w:abstractNumId w:val="191"/>
  </w:num>
  <w:num w:numId="204">
    <w:abstractNumId w:val="159"/>
  </w:num>
  <w:num w:numId="205">
    <w:abstractNumId w:val="95"/>
  </w:num>
  <w:num w:numId="206">
    <w:abstractNumId w:val="57"/>
  </w:num>
  <w:num w:numId="207">
    <w:abstractNumId w:val="163"/>
  </w:num>
  <w:num w:numId="208">
    <w:abstractNumId w:val="15"/>
  </w:num>
  <w:num w:numId="209">
    <w:abstractNumId w:val="166"/>
  </w:num>
  <w:num w:numId="210">
    <w:abstractNumId w:val="37"/>
  </w:num>
  <w:num w:numId="211">
    <w:abstractNumId w:val="31"/>
  </w:num>
  <w:num w:numId="212">
    <w:abstractNumId w:val="77"/>
  </w:num>
  <w:num w:numId="213">
    <w:abstractNumId w:val="51"/>
  </w:num>
  <w:num w:numId="214">
    <w:abstractNumId w:val="3"/>
  </w:num>
  <w:num w:numId="215">
    <w:abstractNumId w:val="55"/>
  </w:num>
  <w:num w:numId="216">
    <w:abstractNumId w:val="244"/>
  </w:num>
  <w:num w:numId="217">
    <w:abstractNumId w:val="18"/>
  </w:num>
  <w:num w:numId="218">
    <w:abstractNumId w:val="129"/>
  </w:num>
  <w:num w:numId="219">
    <w:abstractNumId w:val="80"/>
  </w:num>
  <w:num w:numId="220">
    <w:abstractNumId w:val="192"/>
  </w:num>
  <w:num w:numId="221">
    <w:abstractNumId w:val="133"/>
  </w:num>
  <w:num w:numId="222">
    <w:abstractNumId w:val="35"/>
  </w:num>
  <w:num w:numId="223">
    <w:abstractNumId w:val="25"/>
  </w:num>
  <w:num w:numId="224">
    <w:abstractNumId w:val="195"/>
  </w:num>
  <w:num w:numId="225">
    <w:abstractNumId w:val="9"/>
  </w:num>
  <w:num w:numId="226">
    <w:abstractNumId w:val="143"/>
  </w:num>
  <w:num w:numId="227">
    <w:abstractNumId w:val="104"/>
  </w:num>
  <w:num w:numId="228">
    <w:abstractNumId w:val="220"/>
  </w:num>
  <w:num w:numId="229">
    <w:abstractNumId w:val="43"/>
  </w:num>
  <w:num w:numId="230">
    <w:abstractNumId w:val="164"/>
  </w:num>
  <w:num w:numId="231">
    <w:abstractNumId w:val="130"/>
  </w:num>
  <w:num w:numId="232">
    <w:abstractNumId w:val="5"/>
  </w:num>
  <w:num w:numId="233">
    <w:abstractNumId w:val="12"/>
  </w:num>
  <w:num w:numId="234">
    <w:abstractNumId w:val="42"/>
  </w:num>
  <w:num w:numId="235">
    <w:abstractNumId w:val="62"/>
  </w:num>
  <w:num w:numId="236">
    <w:abstractNumId w:val="136"/>
  </w:num>
  <w:num w:numId="237">
    <w:abstractNumId w:val="117"/>
  </w:num>
  <w:num w:numId="238">
    <w:abstractNumId w:val="205"/>
  </w:num>
  <w:num w:numId="239">
    <w:abstractNumId w:val="83"/>
  </w:num>
  <w:num w:numId="240">
    <w:abstractNumId w:val="221"/>
  </w:num>
  <w:num w:numId="241">
    <w:abstractNumId w:val="196"/>
  </w:num>
  <w:num w:numId="242">
    <w:abstractNumId w:val="226"/>
  </w:num>
  <w:num w:numId="243">
    <w:abstractNumId w:val="138"/>
  </w:num>
  <w:num w:numId="244">
    <w:abstractNumId w:val="224"/>
  </w:num>
  <w:num w:numId="245">
    <w:abstractNumId w:val="89"/>
  </w:num>
  <w:num w:numId="246">
    <w:abstractNumId w:val="121"/>
  </w:num>
  <w:num w:numId="247">
    <w:abstractNumId w:val="158"/>
  </w:num>
  <w:num w:numId="248">
    <w:abstractNumId w:val="28"/>
  </w:num>
  <w:num w:numId="249">
    <w:abstractNumId w:val="233"/>
  </w:num>
  <w:num w:numId="250">
    <w:abstractNumId w:val="146"/>
  </w:num>
  <w:num w:numId="251">
    <w:abstractNumId w:val="215"/>
  </w:num>
  <w:num w:numId="252">
    <w:abstractNumId w:val="59"/>
  </w:num>
  <w:num w:numId="253">
    <w:abstractNumId w:val="111"/>
  </w:num>
  <w:num w:numId="254">
    <w:abstractNumId w:val="44"/>
  </w:num>
  <w:num w:numId="255">
    <w:abstractNumId w:val="154"/>
  </w:num>
  <w:num w:numId="256">
    <w:abstractNumId w:val="105"/>
  </w:num>
  <w:num w:numId="257">
    <w:abstractNumId w:val="155"/>
  </w:num>
  <w:num w:numId="258">
    <w:abstractNumId w:val="174"/>
  </w:num>
  <w:num w:numId="259">
    <w:abstractNumId w:val="238"/>
  </w:num>
  <w:num w:numId="260">
    <w:abstractNumId w:val="206"/>
  </w:num>
  <w:num w:numId="261">
    <w:abstractNumId w:val="232"/>
  </w:num>
  <w:num w:numId="262">
    <w:abstractNumId w:val="141"/>
  </w:num>
  <w:num w:numId="263">
    <w:abstractNumId w:val="201"/>
  </w:num>
  <w:num w:numId="264">
    <w:abstractNumId w:val="141"/>
  </w:num>
  <w:num w:numId="265">
    <w:abstractNumId w:val="24"/>
  </w:num>
  <w:num w:numId="266">
    <w:abstractNumId w:val="141"/>
  </w:num>
  <w:num w:numId="267">
    <w:abstractNumId w:val="125"/>
  </w:num>
  <w:num w:numId="268">
    <w:abstractNumId w:val="141"/>
  </w:num>
  <w:num w:numId="269">
    <w:abstractNumId w:val="141"/>
  </w:num>
  <w:num w:numId="270">
    <w:abstractNumId w:val="141"/>
  </w:num>
  <w:num w:numId="271">
    <w:abstractNumId w:val="141"/>
  </w:num>
  <w:num w:numId="272">
    <w:abstractNumId w:val="141"/>
  </w:num>
  <w:num w:numId="273">
    <w:abstractNumId w:val="99"/>
  </w:num>
  <w:num w:numId="274">
    <w:abstractNumId w:val="141"/>
  </w:num>
  <w:num w:numId="275">
    <w:abstractNumId w:val="141"/>
  </w:num>
  <w:num w:numId="276">
    <w:abstractNumId w:val="141"/>
  </w:num>
  <w:num w:numId="277">
    <w:abstractNumId w:val="141"/>
  </w:num>
  <w:num w:numId="278">
    <w:abstractNumId w:val="141"/>
  </w:num>
  <w:num w:numId="279">
    <w:abstractNumId w:val="141"/>
  </w:num>
  <w:num w:numId="280">
    <w:abstractNumId w:val="141"/>
  </w:num>
  <w:num w:numId="281">
    <w:abstractNumId w:val="141"/>
  </w:num>
  <w:num w:numId="282">
    <w:abstractNumId w:val="45"/>
  </w:num>
  <w:num w:numId="283">
    <w:abstractNumId w:val="56"/>
  </w:num>
  <w:numIdMacAtCleanup w:val="28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harmendra Kumar Singh">
    <w15:presenceInfo w15:providerId="AD" w15:userId="S-1-5-21-4225488271-2076707849-1433065933-639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1C9"/>
    <w:rsid w:val="00000771"/>
    <w:rsid w:val="00000B32"/>
    <w:rsid w:val="00000F73"/>
    <w:rsid w:val="000016E8"/>
    <w:rsid w:val="000023D3"/>
    <w:rsid w:val="000025F9"/>
    <w:rsid w:val="00003112"/>
    <w:rsid w:val="00003113"/>
    <w:rsid w:val="000033E6"/>
    <w:rsid w:val="00003484"/>
    <w:rsid w:val="00003752"/>
    <w:rsid w:val="00003F28"/>
    <w:rsid w:val="00004776"/>
    <w:rsid w:val="00004A32"/>
    <w:rsid w:val="00004E09"/>
    <w:rsid w:val="00005FB6"/>
    <w:rsid w:val="00006123"/>
    <w:rsid w:val="00006157"/>
    <w:rsid w:val="000063BE"/>
    <w:rsid w:val="0000643E"/>
    <w:rsid w:val="00006C77"/>
    <w:rsid w:val="00007E53"/>
    <w:rsid w:val="0001013E"/>
    <w:rsid w:val="00010B5C"/>
    <w:rsid w:val="00010D9D"/>
    <w:rsid w:val="00012448"/>
    <w:rsid w:val="00012898"/>
    <w:rsid w:val="00013488"/>
    <w:rsid w:val="000136A3"/>
    <w:rsid w:val="000137D5"/>
    <w:rsid w:val="0001461C"/>
    <w:rsid w:val="0001480A"/>
    <w:rsid w:val="0001494E"/>
    <w:rsid w:val="00014CE8"/>
    <w:rsid w:val="00014D45"/>
    <w:rsid w:val="00014EBE"/>
    <w:rsid w:val="0001552C"/>
    <w:rsid w:val="0001632E"/>
    <w:rsid w:val="000179FB"/>
    <w:rsid w:val="000205FE"/>
    <w:rsid w:val="00021854"/>
    <w:rsid w:val="00022151"/>
    <w:rsid w:val="00023954"/>
    <w:rsid w:val="00023AB8"/>
    <w:rsid w:val="00023E80"/>
    <w:rsid w:val="00024120"/>
    <w:rsid w:val="0002413B"/>
    <w:rsid w:val="0002479D"/>
    <w:rsid w:val="000247CC"/>
    <w:rsid w:val="00024AC3"/>
    <w:rsid w:val="000259C1"/>
    <w:rsid w:val="00025B29"/>
    <w:rsid w:val="00027841"/>
    <w:rsid w:val="00027FE0"/>
    <w:rsid w:val="0003001D"/>
    <w:rsid w:val="000309A5"/>
    <w:rsid w:val="00030BF1"/>
    <w:rsid w:val="00031F5A"/>
    <w:rsid w:val="000320F4"/>
    <w:rsid w:val="00032CBB"/>
    <w:rsid w:val="00032D9D"/>
    <w:rsid w:val="0003318B"/>
    <w:rsid w:val="00033234"/>
    <w:rsid w:val="00033258"/>
    <w:rsid w:val="000336D4"/>
    <w:rsid w:val="00033F82"/>
    <w:rsid w:val="00034389"/>
    <w:rsid w:val="00035B0F"/>
    <w:rsid w:val="00036233"/>
    <w:rsid w:val="000365EE"/>
    <w:rsid w:val="00036713"/>
    <w:rsid w:val="0003680C"/>
    <w:rsid w:val="00037440"/>
    <w:rsid w:val="000375FE"/>
    <w:rsid w:val="00037B30"/>
    <w:rsid w:val="00040C1E"/>
    <w:rsid w:val="00040D34"/>
    <w:rsid w:val="00041CAD"/>
    <w:rsid w:val="00043538"/>
    <w:rsid w:val="00043F4D"/>
    <w:rsid w:val="00044156"/>
    <w:rsid w:val="000445AB"/>
    <w:rsid w:val="00044CBB"/>
    <w:rsid w:val="00044CF8"/>
    <w:rsid w:val="00044EC7"/>
    <w:rsid w:val="000451C0"/>
    <w:rsid w:val="00045C90"/>
    <w:rsid w:val="00045CF2"/>
    <w:rsid w:val="0004672C"/>
    <w:rsid w:val="000468E7"/>
    <w:rsid w:val="00047244"/>
    <w:rsid w:val="00047306"/>
    <w:rsid w:val="000473F1"/>
    <w:rsid w:val="00047432"/>
    <w:rsid w:val="00047468"/>
    <w:rsid w:val="000474A3"/>
    <w:rsid w:val="000474E8"/>
    <w:rsid w:val="00047D08"/>
    <w:rsid w:val="00047DC3"/>
    <w:rsid w:val="00050A88"/>
    <w:rsid w:val="00050B7D"/>
    <w:rsid w:val="00050CE8"/>
    <w:rsid w:val="00050E0A"/>
    <w:rsid w:val="00050FA4"/>
    <w:rsid w:val="00051B93"/>
    <w:rsid w:val="0005218B"/>
    <w:rsid w:val="00052783"/>
    <w:rsid w:val="000528C3"/>
    <w:rsid w:val="00053564"/>
    <w:rsid w:val="0005393D"/>
    <w:rsid w:val="00053C5C"/>
    <w:rsid w:val="000541B6"/>
    <w:rsid w:val="00055195"/>
    <w:rsid w:val="000551BD"/>
    <w:rsid w:val="0005558B"/>
    <w:rsid w:val="00055CBB"/>
    <w:rsid w:val="00055D16"/>
    <w:rsid w:val="00055E7A"/>
    <w:rsid w:val="00055EDD"/>
    <w:rsid w:val="0005652C"/>
    <w:rsid w:val="0005654A"/>
    <w:rsid w:val="000565EF"/>
    <w:rsid w:val="00056930"/>
    <w:rsid w:val="0005710D"/>
    <w:rsid w:val="00057D8B"/>
    <w:rsid w:val="00060311"/>
    <w:rsid w:val="000618AA"/>
    <w:rsid w:val="00062D66"/>
    <w:rsid w:val="0006303E"/>
    <w:rsid w:val="00063439"/>
    <w:rsid w:val="00063A6A"/>
    <w:rsid w:val="00065382"/>
    <w:rsid w:val="000653AA"/>
    <w:rsid w:val="000660F1"/>
    <w:rsid w:val="0006619A"/>
    <w:rsid w:val="00066CA8"/>
    <w:rsid w:val="00067811"/>
    <w:rsid w:val="00067E9D"/>
    <w:rsid w:val="00067F0A"/>
    <w:rsid w:val="0007060D"/>
    <w:rsid w:val="000708A2"/>
    <w:rsid w:val="0007138B"/>
    <w:rsid w:val="0007155B"/>
    <w:rsid w:val="000716AF"/>
    <w:rsid w:val="000726B2"/>
    <w:rsid w:val="000733B2"/>
    <w:rsid w:val="00073A0D"/>
    <w:rsid w:val="00073AB8"/>
    <w:rsid w:val="00073E9B"/>
    <w:rsid w:val="0007492A"/>
    <w:rsid w:val="00074D99"/>
    <w:rsid w:val="00075AA7"/>
    <w:rsid w:val="00076DCA"/>
    <w:rsid w:val="0007712E"/>
    <w:rsid w:val="00077C43"/>
    <w:rsid w:val="00077D90"/>
    <w:rsid w:val="00077F00"/>
    <w:rsid w:val="00080053"/>
    <w:rsid w:val="000802AC"/>
    <w:rsid w:val="000807F9"/>
    <w:rsid w:val="000821FA"/>
    <w:rsid w:val="00082326"/>
    <w:rsid w:val="00082517"/>
    <w:rsid w:val="000825D1"/>
    <w:rsid w:val="00082E50"/>
    <w:rsid w:val="0008337F"/>
    <w:rsid w:val="000842A9"/>
    <w:rsid w:val="00084400"/>
    <w:rsid w:val="00085C6A"/>
    <w:rsid w:val="00086191"/>
    <w:rsid w:val="00087439"/>
    <w:rsid w:val="00087672"/>
    <w:rsid w:val="00087E89"/>
    <w:rsid w:val="00090BD1"/>
    <w:rsid w:val="000921DC"/>
    <w:rsid w:val="00092683"/>
    <w:rsid w:val="00092AD2"/>
    <w:rsid w:val="00092AF6"/>
    <w:rsid w:val="00092E43"/>
    <w:rsid w:val="000933C4"/>
    <w:rsid w:val="000952C2"/>
    <w:rsid w:val="00095935"/>
    <w:rsid w:val="00095A11"/>
    <w:rsid w:val="000974A1"/>
    <w:rsid w:val="00097788"/>
    <w:rsid w:val="000A1D0C"/>
    <w:rsid w:val="000A24D6"/>
    <w:rsid w:val="000A30AB"/>
    <w:rsid w:val="000A30EE"/>
    <w:rsid w:val="000A3AB6"/>
    <w:rsid w:val="000A3D1F"/>
    <w:rsid w:val="000A3EE5"/>
    <w:rsid w:val="000A507B"/>
    <w:rsid w:val="000A528D"/>
    <w:rsid w:val="000A5B99"/>
    <w:rsid w:val="000A602A"/>
    <w:rsid w:val="000A6168"/>
    <w:rsid w:val="000A7559"/>
    <w:rsid w:val="000A7D24"/>
    <w:rsid w:val="000B0075"/>
    <w:rsid w:val="000B0B81"/>
    <w:rsid w:val="000B141A"/>
    <w:rsid w:val="000B17FC"/>
    <w:rsid w:val="000B1854"/>
    <w:rsid w:val="000B1C97"/>
    <w:rsid w:val="000B1E1B"/>
    <w:rsid w:val="000B2E44"/>
    <w:rsid w:val="000B2F67"/>
    <w:rsid w:val="000B3006"/>
    <w:rsid w:val="000B34FF"/>
    <w:rsid w:val="000B3A25"/>
    <w:rsid w:val="000B3C80"/>
    <w:rsid w:val="000B4080"/>
    <w:rsid w:val="000B42F5"/>
    <w:rsid w:val="000B4C88"/>
    <w:rsid w:val="000B4D70"/>
    <w:rsid w:val="000B4E64"/>
    <w:rsid w:val="000B5186"/>
    <w:rsid w:val="000B5324"/>
    <w:rsid w:val="000B57ED"/>
    <w:rsid w:val="000B674E"/>
    <w:rsid w:val="000B7167"/>
    <w:rsid w:val="000B71BC"/>
    <w:rsid w:val="000B7653"/>
    <w:rsid w:val="000B7DF1"/>
    <w:rsid w:val="000C0148"/>
    <w:rsid w:val="000C07C7"/>
    <w:rsid w:val="000C0EC5"/>
    <w:rsid w:val="000C0FA9"/>
    <w:rsid w:val="000C1E89"/>
    <w:rsid w:val="000C2B3A"/>
    <w:rsid w:val="000C38D7"/>
    <w:rsid w:val="000C39EC"/>
    <w:rsid w:val="000C43A7"/>
    <w:rsid w:val="000C5457"/>
    <w:rsid w:val="000C5847"/>
    <w:rsid w:val="000C5BA3"/>
    <w:rsid w:val="000C6C7E"/>
    <w:rsid w:val="000C72E6"/>
    <w:rsid w:val="000C78D8"/>
    <w:rsid w:val="000D1B07"/>
    <w:rsid w:val="000D23F8"/>
    <w:rsid w:val="000D266E"/>
    <w:rsid w:val="000D2D8B"/>
    <w:rsid w:val="000D2DC2"/>
    <w:rsid w:val="000D35C9"/>
    <w:rsid w:val="000D3B42"/>
    <w:rsid w:val="000D3C31"/>
    <w:rsid w:val="000D41F1"/>
    <w:rsid w:val="000D4284"/>
    <w:rsid w:val="000D43C5"/>
    <w:rsid w:val="000D4401"/>
    <w:rsid w:val="000D444D"/>
    <w:rsid w:val="000D4911"/>
    <w:rsid w:val="000D565A"/>
    <w:rsid w:val="000D68A9"/>
    <w:rsid w:val="000D6C8B"/>
    <w:rsid w:val="000E00D7"/>
    <w:rsid w:val="000E0310"/>
    <w:rsid w:val="000E041F"/>
    <w:rsid w:val="000E0785"/>
    <w:rsid w:val="000E0863"/>
    <w:rsid w:val="000E2016"/>
    <w:rsid w:val="000E2D47"/>
    <w:rsid w:val="000E32C0"/>
    <w:rsid w:val="000E4990"/>
    <w:rsid w:val="000E573F"/>
    <w:rsid w:val="000E5A37"/>
    <w:rsid w:val="000E5AC0"/>
    <w:rsid w:val="000E7FA4"/>
    <w:rsid w:val="000F027B"/>
    <w:rsid w:val="000F058E"/>
    <w:rsid w:val="000F0BB0"/>
    <w:rsid w:val="000F1032"/>
    <w:rsid w:val="000F125F"/>
    <w:rsid w:val="000F141F"/>
    <w:rsid w:val="000F1490"/>
    <w:rsid w:val="000F14A0"/>
    <w:rsid w:val="000F2EC8"/>
    <w:rsid w:val="000F308E"/>
    <w:rsid w:val="000F338E"/>
    <w:rsid w:val="000F42AB"/>
    <w:rsid w:val="000F454A"/>
    <w:rsid w:val="000F47D6"/>
    <w:rsid w:val="000F4B4D"/>
    <w:rsid w:val="000F5009"/>
    <w:rsid w:val="000F6100"/>
    <w:rsid w:val="000F62A7"/>
    <w:rsid w:val="000F7AE4"/>
    <w:rsid w:val="00100739"/>
    <w:rsid w:val="0010211A"/>
    <w:rsid w:val="00102572"/>
    <w:rsid w:val="00102BCD"/>
    <w:rsid w:val="00103AC1"/>
    <w:rsid w:val="00104BA4"/>
    <w:rsid w:val="00104E36"/>
    <w:rsid w:val="001056D2"/>
    <w:rsid w:val="00105F17"/>
    <w:rsid w:val="00105F28"/>
    <w:rsid w:val="00106739"/>
    <w:rsid w:val="001068DD"/>
    <w:rsid w:val="00106C48"/>
    <w:rsid w:val="00106EAC"/>
    <w:rsid w:val="0010702F"/>
    <w:rsid w:val="0011087E"/>
    <w:rsid w:val="00110A44"/>
    <w:rsid w:val="00111515"/>
    <w:rsid w:val="00111981"/>
    <w:rsid w:val="00111AEF"/>
    <w:rsid w:val="001128C7"/>
    <w:rsid w:val="00112DC1"/>
    <w:rsid w:val="00113B95"/>
    <w:rsid w:val="001144BF"/>
    <w:rsid w:val="00114547"/>
    <w:rsid w:val="00114946"/>
    <w:rsid w:val="001149CE"/>
    <w:rsid w:val="0011563A"/>
    <w:rsid w:val="001159BF"/>
    <w:rsid w:val="00116636"/>
    <w:rsid w:val="00116CF5"/>
    <w:rsid w:val="001177D1"/>
    <w:rsid w:val="00120250"/>
    <w:rsid w:val="0012030D"/>
    <w:rsid w:val="00120867"/>
    <w:rsid w:val="001208AC"/>
    <w:rsid w:val="00120DAA"/>
    <w:rsid w:val="00122958"/>
    <w:rsid w:val="001232BB"/>
    <w:rsid w:val="00123FF0"/>
    <w:rsid w:val="00124125"/>
    <w:rsid w:val="001249BF"/>
    <w:rsid w:val="00126208"/>
    <w:rsid w:val="001265E4"/>
    <w:rsid w:val="00127225"/>
    <w:rsid w:val="001277E5"/>
    <w:rsid w:val="00127B6F"/>
    <w:rsid w:val="001301F0"/>
    <w:rsid w:val="001302B0"/>
    <w:rsid w:val="001302EC"/>
    <w:rsid w:val="001305BC"/>
    <w:rsid w:val="0013140B"/>
    <w:rsid w:val="0013165C"/>
    <w:rsid w:val="00131C3A"/>
    <w:rsid w:val="00131C9C"/>
    <w:rsid w:val="001320D2"/>
    <w:rsid w:val="00132C12"/>
    <w:rsid w:val="00133B2B"/>
    <w:rsid w:val="00133F2E"/>
    <w:rsid w:val="00134559"/>
    <w:rsid w:val="0013481B"/>
    <w:rsid w:val="00134F7B"/>
    <w:rsid w:val="00135A0E"/>
    <w:rsid w:val="00135D3E"/>
    <w:rsid w:val="00135D4B"/>
    <w:rsid w:val="001362FF"/>
    <w:rsid w:val="0013696E"/>
    <w:rsid w:val="001407C7"/>
    <w:rsid w:val="001414D9"/>
    <w:rsid w:val="001419BD"/>
    <w:rsid w:val="00141FE2"/>
    <w:rsid w:val="00142373"/>
    <w:rsid w:val="00142668"/>
    <w:rsid w:val="001433B6"/>
    <w:rsid w:val="00143BC6"/>
    <w:rsid w:val="00143C80"/>
    <w:rsid w:val="001447F2"/>
    <w:rsid w:val="00144A5F"/>
    <w:rsid w:val="001468FA"/>
    <w:rsid w:val="0014768D"/>
    <w:rsid w:val="001477D2"/>
    <w:rsid w:val="00147F39"/>
    <w:rsid w:val="00151A86"/>
    <w:rsid w:val="0015258C"/>
    <w:rsid w:val="001525FC"/>
    <w:rsid w:val="001526DF"/>
    <w:rsid w:val="00152FBF"/>
    <w:rsid w:val="00153719"/>
    <w:rsid w:val="00153FA1"/>
    <w:rsid w:val="0015423B"/>
    <w:rsid w:val="00154A4D"/>
    <w:rsid w:val="00154EE3"/>
    <w:rsid w:val="001570EC"/>
    <w:rsid w:val="001575A2"/>
    <w:rsid w:val="001577DB"/>
    <w:rsid w:val="00157984"/>
    <w:rsid w:val="00160C2F"/>
    <w:rsid w:val="00161C31"/>
    <w:rsid w:val="001625C7"/>
    <w:rsid w:val="00162A92"/>
    <w:rsid w:val="0016326F"/>
    <w:rsid w:val="0016517E"/>
    <w:rsid w:val="001662C2"/>
    <w:rsid w:val="0016663F"/>
    <w:rsid w:val="00166719"/>
    <w:rsid w:val="00167425"/>
    <w:rsid w:val="001679F3"/>
    <w:rsid w:val="00172305"/>
    <w:rsid w:val="00172567"/>
    <w:rsid w:val="0017286F"/>
    <w:rsid w:val="00172C43"/>
    <w:rsid w:val="00172CE0"/>
    <w:rsid w:val="00172E90"/>
    <w:rsid w:val="001730F3"/>
    <w:rsid w:val="00173509"/>
    <w:rsid w:val="00174EFD"/>
    <w:rsid w:val="0017602F"/>
    <w:rsid w:val="00176200"/>
    <w:rsid w:val="00176324"/>
    <w:rsid w:val="001767DA"/>
    <w:rsid w:val="00176DEE"/>
    <w:rsid w:val="00177A32"/>
    <w:rsid w:val="0018061D"/>
    <w:rsid w:val="00180AFF"/>
    <w:rsid w:val="00180F42"/>
    <w:rsid w:val="0018101C"/>
    <w:rsid w:val="001813D8"/>
    <w:rsid w:val="0018245E"/>
    <w:rsid w:val="0018254D"/>
    <w:rsid w:val="00182566"/>
    <w:rsid w:val="00182EF3"/>
    <w:rsid w:val="00183189"/>
    <w:rsid w:val="00183850"/>
    <w:rsid w:val="00184E28"/>
    <w:rsid w:val="00184F39"/>
    <w:rsid w:val="00185041"/>
    <w:rsid w:val="001855AE"/>
    <w:rsid w:val="00187CE4"/>
    <w:rsid w:val="00187E6B"/>
    <w:rsid w:val="00190D41"/>
    <w:rsid w:val="0019118D"/>
    <w:rsid w:val="00191240"/>
    <w:rsid w:val="00191D84"/>
    <w:rsid w:val="00191E0D"/>
    <w:rsid w:val="00192823"/>
    <w:rsid w:val="00192BF0"/>
    <w:rsid w:val="00193394"/>
    <w:rsid w:val="001938A4"/>
    <w:rsid w:val="00193AB5"/>
    <w:rsid w:val="00194C74"/>
    <w:rsid w:val="00194F49"/>
    <w:rsid w:val="00195760"/>
    <w:rsid w:val="00195F5B"/>
    <w:rsid w:val="00196929"/>
    <w:rsid w:val="00196E6C"/>
    <w:rsid w:val="00197180"/>
    <w:rsid w:val="001972EE"/>
    <w:rsid w:val="001A172B"/>
    <w:rsid w:val="001A1BD9"/>
    <w:rsid w:val="001A1D75"/>
    <w:rsid w:val="001A2AD3"/>
    <w:rsid w:val="001A3282"/>
    <w:rsid w:val="001A3366"/>
    <w:rsid w:val="001A340D"/>
    <w:rsid w:val="001A47C6"/>
    <w:rsid w:val="001A5198"/>
    <w:rsid w:val="001A562F"/>
    <w:rsid w:val="001A6103"/>
    <w:rsid w:val="001A616E"/>
    <w:rsid w:val="001A65AC"/>
    <w:rsid w:val="001A6A9B"/>
    <w:rsid w:val="001A78E1"/>
    <w:rsid w:val="001B000E"/>
    <w:rsid w:val="001B0878"/>
    <w:rsid w:val="001B1104"/>
    <w:rsid w:val="001B1FD0"/>
    <w:rsid w:val="001B249B"/>
    <w:rsid w:val="001B2DE2"/>
    <w:rsid w:val="001B325E"/>
    <w:rsid w:val="001B3F66"/>
    <w:rsid w:val="001B47D9"/>
    <w:rsid w:val="001B4E42"/>
    <w:rsid w:val="001B615F"/>
    <w:rsid w:val="001B6ED8"/>
    <w:rsid w:val="001B7AA2"/>
    <w:rsid w:val="001C059C"/>
    <w:rsid w:val="001C05E2"/>
    <w:rsid w:val="001C08FF"/>
    <w:rsid w:val="001C1AA0"/>
    <w:rsid w:val="001C1C96"/>
    <w:rsid w:val="001C304D"/>
    <w:rsid w:val="001C3BF3"/>
    <w:rsid w:val="001C43D1"/>
    <w:rsid w:val="001C51E3"/>
    <w:rsid w:val="001C63BE"/>
    <w:rsid w:val="001C65C4"/>
    <w:rsid w:val="001C681D"/>
    <w:rsid w:val="001C703A"/>
    <w:rsid w:val="001C72DE"/>
    <w:rsid w:val="001C7CC4"/>
    <w:rsid w:val="001C7FCF"/>
    <w:rsid w:val="001D1DB0"/>
    <w:rsid w:val="001D240C"/>
    <w:rsid w:val="001D29CF"/>
    <w:rsid w:val="001D4CC8"/>
    <w:rsid w:val="001D6073"/>
    <w:rsid w:val="001D6697"/>
    <w:rsid w:val="001D6B5A"/>
    <w:rsid w:val="001D6C4F"/>
    <w:rsid w:val="001D74D3"/>
    <w:rsid w:val="001D7722"/>
    <w:rsid w:val="001D786F"/>
    <w:rsid w:val="001E17F5"/>
    <w:rsid w:val="001E19F5"/>
    <w:rsid w:val="001E1B50"/>
    <w:rsid w:val="001E1D8F"/>
    <w:rsid w:val="001E2877"/>
    <w:rsid w:val="001E2A6F"/>
    <w:rsid w:val="001E2BF4"/>
    <w:rsid w:val="001E357F"/>
    <w:rsid w:val="001E365B"/>
    <w:rsid w:val="001E3B2A"/>
    <w:rsid w:val="001E3C34"/>
    <w:rsid w:val="001E3D18"/>
    <w:rsid w:val="001E4CDB"/>
    <w:rsid w:val="001E4CE0"/>
    <w:rsid w:val="001E4FAE"/>
    <w:rsid w:val="001E6918"/>
    <w:rsid w:val="001E6E63"/>
    <w:rsid w:val="001E748D"/>
    <w:rsid w:val="001F0C42"/>
    <w:rsid w:val="001F1606"/>
    <w:rsid w:val="001F19A5"/>
    <w:rsid w:val="001F4030"/>
    <w:rsid w:val="001F4051"/>
    <w:rsid w:val="001F4307"/>
    <w:rsid w:val="001F4ABC"/>
    <w:rsid w:val="001F66AD"/>
    <w:rsid w:val="001F6A32"/>
    <w:rsid w:val="001F701A"/>
    <w:rsid w:val="002003A8"/>
    <w:rsid w:val="00200C6D"/>
    <w:rsid w:val="00200CF8"/>
    <w:rsid w:val="00202392"/>
    <w:rsid w:val="002023A2"/>
    <w:rsid w:val="00202B43"/>
    <w:rsid w:val="00204AB4"/>
    <w:rsid w:val="00204ADC"/>
    <w:rsid w:val="00204AE5"/>
    <w:rsid w:val="002066B2"/>
    <w:rsid w:val="002066D4"/>
    <w:rsid w:val="00206BE1"/>
    <w:rsid w:val="00206D9A"/>
    <w:rsid w:val="002071C8"/>
    <w:rsid w:val="0020759D"/>
    <w:rsid w:val="00210322"/>
    <w:rsid w:val="00210780"/>
    <w:rsid w:val="002107A8"/>
    <w:rsid w:val="00210C26"/>
    <w:rsid w:val="002110FA"/>
    <w:rsid w:val="00211211"/>
    <w:rsid w:val="00211951"/>
    <w:rsid w:val="00211CF5"/>
    <w:rsid w:val="00211E67"/>
    <w:rsid w:val="00212CBB"/>
    <w:rsid w:val="002130F2"/>
    <w:rsid w:val="00213121"/>
    <w:rsid w:val="002140D4"/>
    <w:rsid w:val="002156B3"/>
    <w:rsid w:val="00215EC2"/>
    <w:rsid w:val="00216327"/>
    <w:rsid w:val="00217E9E"/>
    <w:rsid w:val="002202DA"/>
    <w:rsid w:val="0022073F"/>
    <w:rsid w:val="002237A8"/>
    <w:rsid w:val="00223E5C"/>
    <w:rsid w:val="002241E7"/>
    <w:rsid w:val="00224B1D"/>
    <w:rsid w:val="00225217"/>
    <w:rsid w:val="00225BDC"/>
    <w:rsid w:val="00225C98"/>
    <w:rsid w:val="00225FEC"/>
    <w:rsid w:val="002260FC"/>
    <w:rsid w:val="002264EE"/>
    <w:rsid w:val="00226619"/>
    <w:rsid w:val="002269DB"/>
    <w:rsid w:val="00226D4E"/>
    <w:rsid w:val="00227018"/>
    <w:rsid w:val="00227166"/>
    <w:rsid w:val="0023005D"/>
    <w:rsid w:val="002308DE"/>
    <w:rsid w:val="00231369"/>
    <w:rsid w:val="00231BA2"/>
    <w:rsid w:val="00231DC6"/>
    <w:rsid w:val="002322F2"/>
    <w:rsid w:val="0023328D"/>
    <w:rsid w:val="002332C3"/>
    <w:rsid w:val="002342F4"/>
    <w:rsid w:val="002346C2"/>
    <w:rsid w:val="00234B27"/>
    <w:rsid w:val="00234DCA"/>
    <w:rsid w:val="0023513D"/>
    <w:rsid w:val="00236456"/>
    <w:rsid w:val="0023647E"/>
    <w:rsid w:val="00237CAC"/>
    <w:rsid w:val="002404F3"/>
    <w:rsid w:val="0024084D"/>
    <w:rsid w:val="002411BC"/>
    <w:rsid w:val="002414FF"/>
    <w:rsid w:val="00242C3E"/>
    <w:rsid w:val="00243C68"/>
    <w:rsid w:val="002449B0"/>
    <w:rsid w:val="002450A9"/>
    <w:rsid w:val="00245187"/>
    <w:rsid w:val="0024539D"/>
    <w:rsid w:val="0024620E"/>
    <w:rsid w:val="00246E30"/>
    <w:rsid w:val="00247C01"/>
    <w:rsid w:val="00247CAC"/>
    <w:rsid w:val="00247DDA"/>
    <w:rsid w:val="00247FE8"/>
    <w:rsid w:val="00250761"/>
    <w:rsid w:val="002515FE"/>
    <w:rsid w:val="00251728"/>
    <w:rsid w:val="00252229"/>
    <w:rsid w:val="002523CD"/>
    <w:rsid w:val="002546DA"/>
    <w:rsid w:val="002548EB"/>
    <w:rsid w:val="00254DA1"/>
    <w:rsid w:val="00255019"/>
    <w:rsid w:val="00255236"/>
    <w:rsid w:val="00255936"/>
    <w:rsid w:val="0025620C"/>
    <w:rsid w:val="00257290"/>
    <w:rsid w:val="0025736F"/>
    <w:rsid w:val="00257998"/>
    <w:rsid w:val="002610F2"/>
    <w:rsid w:val="00261149"/>
    <w:rsid w:val="0026205E"/>
    <w:rsid w:val="00262F09"/>
    <w:rsid w:val="002636E0"/>
    <w:rsid w:val="00263BC3"/>
    <w:rsid w:val="002648C8"/>
    <w:rsid w:val="00265C32"/>
    <w:rsid w:val="00266666"/>
    <w:rsid w:val="00266DB0"/>
    <w:rsid w:val="002673CC"/>
    <w:rsid w:val="00267E50"/>
    <w:rsid w:val="002712EF"/>
    <w:rsid w:val="0027140D"/>
    <w:rsid w:val="00271FE5"/>
    <w:rsid w:val="0027234E"/>
    <w:rsid w:val="00272F4A"/>
    <w:rsid w:val="002733BE"/>
    <w:rsid w:val="002749CA"/>
    <w:rsid w:val="00275AB5"/>
    <w:rsid w:val="002761EF"/>
    <w:rsid w:val="00276998"/>
    <w:rsid w:val="00277472"/>
    <w:rsid w:val="002777A2"/>
    <w:rsid w:val="00277E97"/>
    <w:rsid w:val="00277F43"/>
    <w:rsid w:val="00282666"/>
    <w:rsid w:val="00282A24"/>
    <w:rsid w:val="00283598"/>
    <w:rsid w:val="002836D6"/>
    <w:rsid w:val="00283D94"/>
    <w:rsid w:val="00284488"/>
    <w:rsid w:val="0028499A"/>
    <w:rsid w:val="00284B16"/>
    <w:rsid w:val="00284E18"/>
    <w:rsid w:val="00285235"/>
    <w:rsid w:val="00286463"/>
    <w:rsid w:val="0028680B"/>
    <w:rsid w:val="00286FF9"/>
    <w:rsid w:val="00287FCA"/>
    <w:rsid w:val="002905D6"/>
    <w:rsid w:val="0029076D"/>
    <w:rsid w:val="002917E0"/>
    <w:rsid w:val="00291B3D"/>
    <w:rsid w:val="002930A2"/>
    <w:rsid w:val="002936E7"/>
    <w:rsid w:val="00294793"/>
    <w:rsid w:val="002947CA"/>
    <w:rsid w:val="00294DC1"/>
    <w:rsid w:val="00295263"/>
    <w:rsid w:val="00295EDD"/>
    <w:rsid w:val="0029762F"/>
    <w:rsid w:val="00297851"/>
    <w:rsid w:val="002A00C0"/>
    <w:rsid w:val="002A05D2"/>
    <w:rsid w:val="002A20E2"/>
    <w:rsid w:val="002A2406"/>
    <w:rsid w:val="002A5A70"/>
    <w:rsid w:val="002A634C"/>
    <w:rsid w:val="002A66E2"/>
    <w:rsid w:val="002A69D5"/>
    <w:rsid w:val="002B016C"/>
    <w:rsid w:val="002B02B3"/>
    <w:rsid w:val="002B1C06"/>
    <w:rsid w:val="002B1CEE"/>
    <w:rsid w:val="002B1F33"/>
    <w:rsid w:val="002B2364"/>
    <w:rsid w:val="002B2BCC"/>
    <w:rsid w:val="002B2CDE"/>
    <w:rsid w:val="002B3537"/>
    <w:rsid w:val="002B3EB6"/>
    <w:rsid w:val="002B5F12"/>
    <w:rsid w:val="002B6369"/>
    <w:rsid w:val="002B781D"/>
    <w:rsid w:val="002B7990"/>
    <w:rsid w:val="002B79DC"/>
    <w:rsid w:val="002B7F9F"/>
    <w:rsid w:val="002C08EE"/>
    <w:rsid w:val="002C0F64"/>
    <w:rsid w:val="002C148E"/>
    <w:rsid w:val="002C1BF7"/>
    <w:rsid w:val="002C200F"/>
    <w:rsid w:val="002C2098"/>
    <w:rsid w:val="002C249F"/>
    <w:rsid w:val="002C2C66"/>
    <w:rsid w:val="002C2F21"/>
    <w:rsid w:val="002C3024"/>
    <w:rsid w:val="002C3633"/>
    <w:rsid w:val="002C41D2"/>
    <w:rsid w:val="002C4AE8"/>
    <w:rsid w:val="002C4AF9"/>
    <w:rsid w:val="002C5AC7"/>
    <w:rsid w:val="002C6825"/>
    <w:rsid w:val="002D3587"/>
    <w:rsid w:val="002D35DC"/>
    <w:rsid w:val="002D36C2"/>
    <w:rsid w:val="002D4075"/>
    <w:rsid w:val="002D4153"/>
    <w:rsid w:val="002D419A"/>
    <w:rsid w:val="002D41DD"/>
    <w:rsid w:val="002D48AB"/>
    <w:rsid w:val="002D4A35"/>
    <w:rsid w:val="002D4C27"/>
    <w:rsid w:val="002D56D1"/>
    <w:rsid w:val="002D5F4A"/>
    <w:rsid w:val="002D687D"/>
    <w:rsid w:val="002E0027"/>
    <w:rsid w:val="002E09BD"/>
    <w:rsid w:val="002E0D16"/>
    <w:rsid w:val="002E0E20"/>
    <w:rsid w:val="002E25E5"/>
    <w:rsid w:val="002E289E"/>
    <w:rsid w:val="002E375C"/>
    <w:rsid w:val="002E4014"/>
    <w:rsid w:val="002E42B5"/>
    <w:rsid w:val="002E4CD6"/>
    <w:rsid w:val="002E4F09"/>
    <w:rsid w:val="002E568E"/>
    <w:rsid w:val="002E5AB4"/>
    <w:rsid w:val="002E680A"/>
    <w:rsid w:val="002E69E7"/>
    <w:rsid w:val="002E6E9D"/>
    <w:rsid w:val="002E71D8"/>
    <w:rsid w:val="002F06A9"/>
    <w:rsid w:val="002F189E"/>
    <w:rsid w:val="002F1F6F"/>
    <w:rsid w:val="002F35CC"/>
    <w:rsid w:val="002F3ACE"/>
    <w:rsid w:val="002F456B"/>
    <w:rsid w:val="002F4E76"/>
    <w:rsid w:val="002F52B4"/>
    <w:rsid w:val="002F52F3"/>
    <w:rsid w:val="002F5426"/>
    <w:rsid w:val="002F5D1E"/>
    <w:rsid w:val="002F6D9E"/>
    <w:rsid w:val="002F74A6"/>
    <w:rsid w:val="0030011C"/>
    <w:rsid w:val="00300D30"/>
    <w:rsid w:val="0030212C"/>
    <w:rsid w:val="003029BF"/>
    <w:rsid w:val="00302DCA"/>
    <w:rsid w:val="00303123"/>
    <w:rsid w:val="00303C9D"/>
    <w:rsid w:val="00303FF0"/>
    <w:rsid w:val="00305196"/>
    <w:rsid w:val="00305571"/>
    <w:rsid w:val="00305FBE"/>
    <w:rsid w:val="00306428"/>
    <w:rsid w:val="00306758"/>
    <w:rsid w:val="00306BE7"/>
    <w:rsid w:val="00306E6F"/>
    <w:rsid w:val="0030730B"/>
    <w:rsid w:val="0030792D"/>
    <w:rsid w:val="00307B66"/>
    <w:rsid w:val="00311FAC"/>
    <w:rsid w:val="00312206"/>
    <w:rsid w:val="00312C8F"/>
    <w:rsid w:val="00314A5A"/>
    <w:rsid w:val="00314CFF"/>
    <w:rsid w:val="00314ED1"/>
    <w:rsid w:val="00316086"/>
    <w:rsid w:val="00317CF4"/>
    <w:rsid w:val="00320713"/>
    <w:rsid w:val="00321240"/>
    <w:rsid w:val="00321264"/>
    <w:rsid w:val="0032209E"/>
    <w:rsid w:val="003223B8"/>
    <w:rsid w:val="00322493"/>
    <w:rsid w:val="003224C1"/>
    <w:rsid w:val="00325522"/>
    <w:rsid w:val="00325F27"/>
    <w:rsid w:val="003260E1"/>
    <w:rsid w:val="00327AC0"/>
    <w:rsid w:val="00327B5A"/>
    <w:rsid w:val="00327E7C"/>
    <w:rsid w:val="00330354"/>
    <w:rsid w:val="003320EC"/>
    <w:rsid w:val="003320F7"/>
    <w:rsid w:val="00332451"/>
    <w:rsid w:val="00332DA6"/>
    <w:rsid w:val="00333127"/>
    <w:rsid w:val="00333A1B"/>
    <w:rsid w:val="00334B63"/>
    <w:rsid w:val="0033593A"/>
    <w:rsid w:val="00335B0C"/>
    <w:rsid w:val="0033692C"/>
    <w:rsid w:val="00337396"/>
    <w:rsid w:val="00337943"/>
    <w:rsid w:val="003400BA"/>
    <w:rsid w:val="003403E2"/>
    <w:rsid w:val="00341213"/>
    <w:rsid w:val="00341851"/>
    <w:rsid w:val="00341B10"/>
    <w:rsid w:val="0034286B"/>
    <w:rsid w:val="00342DDD"/>
    <w:rsid w:val="0034432C"/>
    <w:rsid w:val="003444AD"/>
    <w:rsid w:val="003449EA"/>
    <w:rsid w:val="00344C8E"/>
    <w:rsid w:val="0034608A"/>
    <w:rsid w:val="0034608D"/>
    <w:rsid w:val="003466DC"/>
    <w:rsid w:val="00347550"/>
    <w:rsid w:val="00347A2D"/>
    <w:rsid w:val="00353A4B"/>
    <w:rsid w:val="00353D44"/>
    <w:rsid w:val="003554D7"/>
    <w:rsid w:val="00355DBF"/>
    <w:rsid w:val="00356AC9"/>
    <w:rsid w:val="00357005"/>
    <w:rsid w:val="003571FE"/>
    <w:rsid w:val="00357C62"/>
    <w:rsid w:val="00360B40"/>
    <w:rsid w:val="00361577"/>
    <w:rsid w:val="00361924"/>
    <w:rsid w:val="003628D9"/>
    <w:rsid w:val="003628FF"/>
    <w:rsid w:val="00362904"/>
    <w:rsid w:val="003637E9"/>
    <w:rsid w:val="003639EB"/>
    <w:rsid w:val="0036436E"/>
    <w:rsid w:val="00364458"/>
    <w:rsid w:val="00364550"/>
    <w:rsid w:val="00364C7C"/>
    <w:rsid w:val="00364D52"/>
    <w:rsid w:val="003652C9"/>
    <w:rsid w:val="00365497"/>
    <w:rsid w:val="003654C9"/>
    <w:rsid w:val="00365E02"/>
    <w:rsid w:val="00366A4B"/>
    <w:rsid w:val="003677E4"/>
    <w:rsid w:val="0037047D"/>
    <w:rsid w:val="0037090A"/>
    <w:rsid w:val="00370ED6"/>
    <w:rsid w:val="0037116A"/>
    <w:rsid w:val="00371647"/>
    <w:rsid w:val="003716A8"/>
    <w:rsid w:val="00371F10"/>
    <w:rsid w:val="00372755"/>
    <w:rsid w:val="00372C0E"/>
    <w:rsid w:val="00373459"/>
    <w:rsid w:val="003746B9"/>
    <w:rsid w:val="003755A9"/>
    <w:rsid w:val="00375C49"/>
    <w:rsid w:val="00375CFF"/>
    <w:rsid w:val="00377483"/>
    <w:rsid w:val="00377E11"/>
    <w:rsid w:val="00380B4E"/>
    <w:rsid w:val="00380D5A"/>
    <w:rsid w:val="00380E12"/>
    <w:rsid w:val="00380E19"/>
    <w:rsid w:val="00381B4F"/>
    <w:rsid w:val="00381FA1"/>
    <w:rsid w:val="00382CF3"/>
    <w:rsid w:val="00383578"/>
    <w:rsid w:val="003836BC"/>
    <w:rsid w:val="00383A64"/>
    <w:rsid w:val="00384D80"/>
    <w:rsid w:val="00384F5A"/>
    <w:rsid w:val="00385ACF"/>
    <w:rsid w:val="00386065"/>
    <w:rsid w:val="003861B1"/>
    <w:rsid w:val="00386708"/>
    <w:rsid w:val="0038670E"/>
    <w:rsid w:val="003869F9"/>
    <w:rsid w:val="00386FB3"/>
    <w:rsid w:val="003874F2"/>
    <w:rsid w:val="00387A9D"/>
    <w:rsid w:val="00387C6F"/>
    <w:rsid w:val="0039088C"/>
    <w:rsid w:val="003909E2"/>
    <w:rsid w:val="00390F1D"/>
    <w:rsid w:val="00391D0C"/>
    <w:rsid w:val="00392578"/>
    <w:rsid w:val="00393050"/>
    <w:rsid w:val="00393428"/>
    <w:rsid w:val="0039395D"/>
    <w:rsid w:val="0039433C"/>
    <w:rsid w:val="003944E1"/>
    <w:rsid w:val="00394818"/>
    <w:rsid w:val="00394F4E"/>
    <w:rsid w:val="003976E6"/>
    <w:rsid w:val="00397F09"/>
    <w:rsid w:val="003A0BF8"/>
    <w:rsid w:val="003A1345"/>
    <w:rsid w:val="003A1933"/>
    <w:rsid w:val="003A27F8"/>
    <w:rsid w:val="003A2A63"/>
    <w:rsid w:val="003A47A3"/>
    <w:rsid w:val="003A6AF5"/>
    <w:rsid w:val="003A6B5F"/>
    <w:rsid w:val="003A7762"/>
    <w:rsid w:val="003A7D2E"/>
    <w:rsid w:val="003A7DD7"/>
    <w:rsid w:val="003B0DCC"/>
    <w:rsid w:val="003B266A"/>
    <w:rsid w:val="003B44F4"/>
    <w:rsid w:val="003B479F"/>
    <w:rsid w:val="003B501A"/>
    <w:rsid w:val="003B5258"/>
    <w:rsid w:val="003B53A5"/>
    <w:rsid w:val="003B590F"/>
    <w:rsid w:val="003B5D5F"/>
    <w:rsid w:val="003B71D6"/>
    <w:rsid w:val="003B7A54"/>
    <w:rsid w:val="003C0DC5"/>
    <w:rsid w:val="003C1510"/>
    <w:rsid w:val="003C15F7"/>
    <w:rsid w:val="003C19A0"/>
    <w:rsid w:val="003C2167"/>
    <w:rsid w:val="003C27AB"/>
    <w:rsid w:val="003C282A"/>
    <w:rsid w:val="003C3033"/>
    <w:rsid w:val="003C340F"/>
    <w:rsid w:val="003C34FE"/>
    <w:rsid w:val="003C39B3"/>
    <w:rsid w:val="003C3DD7"/>
    <w:rsid w:val="003C4023"/>
    <w:rsid w:val="003C523E"/>
    <w:rsid w:val="003C658B"/>
    <w:rsid w:val="003C72DE"/>
    <w:rsid w:val="003D0341"/>
    <w:rsid w:val="003D0474"/>
    <w:rsid w:val="003D066B"/>
    <w:rsid w:val="003D175A"/>
    <w:rsid w:val="003D1B83"/>
    <w:rsid w:val="003D1D7F"/>
    <w:rsid w:val="003D1E0B"/>
    <w:rsid w:val="003D231F"/>
    <w:rsid w:val="003D2512"/>
    <w:rsid w:val="003D2C8A"/>
    <w:rsid w:val="003D2D10"/>
    <w:rsid w:val="003D418C"/>
    <w:rsid w:val="003D42B1"/>
    <w:rsid w:val="003D45D8"/>
    <w:rsid w:val="003D5C80"/>
    <w:rsid w:val="003D608A"/>
    <w:rsid w:val="003D6134"/>
    <w:rsid w:val="003D644A"/>
    <w:rsid w:val="003D79FE"/>
    <w:rsid w:val="003E012E"/>
    <w:rsid w:val="003E0BC1"/>
    <w:rsid w:val="003E16B6"/>
    <w:rsid w:val="003E21E2"/>
    <w:rsid w:val="003E27DA"/>
    <w:rsid w:val="003E29D6"/>
    <w:rsid w:val="003E448C"/>
    <w:rsid w:val="003E44B4"/>
    <w:rsid w:val="003E5D73"/>
    <w:rsid w:val="003E605A"/>
    <w:rsid w:val="003E6F05"/>
    <w:rsid w:val="003E7271"/>
    <w:rsid w:val="003E73B8"/>
    <w:rsid w:val="003E7A72"/>
    <w:rsid w:val="003E7BAE"/>
    <w:rsid w:val="003E7FE5"/>
    <w:rsid w:val="003F08DB"/>
    <w:rsid w:val="003F110B"/>
    <w:rsid w:val="003F12F9"/>
    <w:rsid w:val="003F1407"/>
    <w:rsid w:val="003F191F"/>
    <w:rsid w:val="003F2491"/>
    <w:rsid w:val="003F283C"/>
    <w:rsid w:val="003F2F26"/>
    <w:rsid w:val="003F3433"/>
    <w:rsid w:val="003F3854"/>
    <w:rsid w:val="003F3864"/>
    <w:rsid w:val="003F45C5"/>
    <w:rsid w:val="003F479D"/>
    <w:rsid w:val="003F4A13"/>
    <w:rsid w:val="003F57AF"/>
    <w:rsid w:val="003F6045"/>
    <w:rsid w:val="004007ED"/>
    <w:rsid w:val="00400B37"/>
    <w:rsid w:val="00401945"/>
    <w:rsid w:val="00401A9C"/>
    <w:rsid w:val="004020A3"/>
    <w:rsid w:val="0040389D"/>
    <w:rsid w:val="00403DAF"/>
    <w:rsid w:val="00403E3B"/>
    <w:rsid w:val="004040B3"/>
    <w:rsid w:val="004055EE"/>
    <w:rsid w:val="004058B9"/>
    <w:rsid w:val="00406789"/>
    <w:rsid w:val="00407676"/>
    <w:rsid w:val="00410C36"/>
    <w:rsid w:val="00411BFF"/>
    <w:rsid w:val="00412724"/>
    <w:rsid w:val="00412E23"/>
    <w:rsid w:val="00412ED4"/>
    <w:rsid w:val="00413AC1"/>
    <w:rsid w:val="00413E20"/>
    <w:rsid w:val="00414A61"/>
    <w:rsid w:val="00414E8D"/>
    <w:rsid w:val="00414F08"/>
    <w:rsid w:val="004155FB"/>
    <w:rsid w:val="00416330"/>
    <w:rsid w:val="004175A6"/>
    <w:rsid w:val="004200A1"/>
    <w:rsid w:val="004200C0"/>
    <w:rsid w:val="00420125"/>
    <w:rsid w:val="00420136"/>
    <w:rsid w:val="00421357"/>
    <w:rsid w:val="004217C9"/>
    <w:rsid w:val="00421FB6"/>
    <w:rsid w:val="00421FFA"/>
    <w:rsid w:val="00422AB4"/>
    <w:rsid w:val="00422B21"/>
    <w:rsid w:val="00423314"/>
    <w:rsid w:val="004239C6"/>
    <w:rsid w:val="00423E24"/>
    <w:rsid w:val="00423F5F"/>
    <w:rsid w:val="00424011"/>
    <w:rsid w:val="00424904"/>
    <w:rsid w:val="00425162"/>
    <w:rsid w:val="00425834"/>
    <w:rsid w:val="0042589A"/>
    <w:rsid w:val="00425B7F"/>
    <w:rsid w:val="00426109"/>
    <w:rsid w:val="00426796"/>
    <w:rsid w:val="00426959"/>
    <w:rsid w:val="00426BB0"/>
    <w:rsid w:val="00426EBF"/>
    <w:rsid w:val="004271ED"/>
    <w:rsid w:val="004279EE"/>
    <w:rsid w:val="00430441"/>
    <w:rsid w:val="0043074B"/>
    <w:rsid w:val="00430DC1"/>
    <w:rsid w:val="00430EBA"/>
    <w:rsid w:val="004314D8"/>
    <w:rsid w:val="0043199B"/>
    <w:rsid w:val="00433881"/>
    <w:rsid w:val="00434BD8"/>
    <w:rsid w:val="00435A9A"/>
    <w:rsid w:val="00437A99"/>
    <w:rsid w:val="00440D3B"/>
    <w:rsid w:val="004414AB"/>
    <w:rsid w:val="00442186"/>
    <w:rsid w:val="00442B75"/>
    <w:rsid w:val="00442E12"/>
    <w:rsid w:val="00443B49"/>
    <w:rsid w:val="004443F0"/>
    <w:rsid w:val="00444ADB"/>
    <w:rsid w:val="00444C3E"/>
    <w:rsid w:val="00444CD6"/>
    <w:rsid w:val="0044565D"/>
    <w:rsid w:val="00445D0A"/>
    <w:rsid w:val="00445E87"/>
    <w:rsid w:val="00446879"/>
    <w:rsid w:val="004469B6"/>
    <w:rsid w:val="00446ACA"/>
    <w:rsid w:val="004473B2"/>
    <w:rsid w:val="00447DCC"/>
    <w:rsid w:val="00450FF3"/>
    <w:rsid w:val="00451167"/>
    <w:rsid w:val="0045122F"/>
    <w:rsid w:val="00451664"/>
    <w:rsid w:val="0045180F"/>
    <w:rsid w:val="00451A0B"/>
    <w:rsid w:val="00451B79"/>
    <w:rsid w:val="00452643"/>
    <w:rsid w:val="00453205"/>
    <w:rsid w:val="0045400A"/>
    <w:rsid w:val="00454300"/>
    <w:rsid w:val="00454407"/>
    <w:rsid w:val="004544F9"/>
    <w:rsid w:val="00454579"/>
    <w:rsid w:val="00454787"/>
    <w:rsid w:val="00454F5F"/>
    <w:rsid w:val="00455C8A"/>
    <w:rsid w:val="00455E7B"/>
    <w:rsid w:val="00455FD0"/>
    <w:rsid w:val="004560FC"/>
    <w:rsid w:val="00456339"/>
    <w:rsid w:val="004565CC"/>
    <w:rsid w:val="004570E9"/>
    <w:rsid w:val="00460062"/>
    <w:rsid w:val="00460155"/>
    <w:rsid w:val="00460EDA"/>
    <w:rsid w:val="00461101"/>
    <w:rsid w:val="00461629"/>
    <w:rsid w:val="00462B0F"/>
    <w:rsid w:val="00462CA3"/>
    <w:rsid w:val="0046367F"/>
    <w:rsid w:val="00463B71"/>
    <w:rsid w:val="00463C03"/>
    <w:rsid w:val="00463E66"/>
    <w:rsid w:val="00463F75"/>
    <w:rsid w:val="004647C3"/>
    <w:rsid w:val="004648CB"/>
    <w:rsid w:val="00464B63"/>
    <w:rsid w:val="00464E96"/>
    <w:rsid w:val="00466945"/>
    <w:rsid w:val="00466B16"/>
    <w:rsid w:val="004672C2"/>
    <w:rsid w:val="0046779B"/>
    <w:rsid w:val="00467A36"/>
    <w:rsid w:val="00467D78"/>
    <w:rsid w:val="00467EB1"/>
    <w:rsid w:val="00471957"/>
    <w:rsid w:val="004719B0"/>
    <w:rsid w:val="00471CC0"/>
    <w:rsid w:val="00472088"/>
    <w:rsid w:val="0047291B"/>
    <w:rsid w:val="00473711"/>
    <w:rsid w:val="004739AA"/>
    <w:rsid w:val="00474074"/>
    <w:rsid w:val="004740A4"/>
    <w:rsid w:val="004749F7"/>
    <w:rsid w:val="0047519F"/>
    <w:rsid w:val="004751EB"/>
    <w:rsid w:val="00475AA1"/>
    <w:rsid w:val="0047695D"/>
    <w:rsid w:val="004769F6"/>
    <w:rsid w:val="0047718E"/>
    <w:rsid w:val="00477B1C"/>
    <w:rsid w:val="00477E09"/>
    <w:rsid w:val="0048020C"/>
    <w:rsid w:val="004821FE"/>
    <w:rsid w:val="00482258"/>
    <w:rsid w:val="00482A67"/>
    <w:rsid w:val="00483F41"/>
    <w:rsid w:val="00484077"/>
    <w:rsid w:val="00485A06"/>
    <w:rsid w:val="0048643C"/>
    <w:rsid w:val="004865FC"/>
    <w:rsid w:val="004876EC"/>
    <w:rsid w:val="00490791"/>
    <w:rsid w:val="00490A2F"/>
    <w:rsid w:val="00490D74"/>
    <w:rsid w:val="00491EAF"/>
    <w:rsid w:val="00492C28"/>
    <w:rsid w:val="00493C76"/>
    <w:rsid w:val="0049491A"/>
    <w:rsid w:val="004951C7"/>
    <w:rsid w:val="0049545A"/>
    <w:rsid w:val="00496FD1"/>
    <w:rsid w:val="00496FDC"/>
    <w:rsid w:val="00497037"/>
    <w:rsid w:val="004970EB"/>
    <w:rsid w:val="004A0D49"/>
    <w:rsid w:val="004A11A4"/>
    <w:rsid w:val="004A1783"/>
    <w:rsid w:val="004A18CB"/>
    <w:rsid w:val="004A18E1"/>
    <w:rsid w:val="004A23DA"/>
    <w:rsid w:val="004A2492"/>
    <w:rsid w:val="004A270E"/>
    <w:rsid w:val="004A2829"/>
    <w:rsid w:val="004A4148"/>
    <w:rsid w:val="004A4D48"/>
    <w:rsid w:val="004A5178"/>
    <w:rsid w:val="004A569B"/>
    <w:rsid w:val="004A658C"/>
    <w:rsid w:val="004A6CFF"/>
    <w:rsid w:val="004A6DE4"/>
    <w:rsid w:val="004A7235"/>
    <w:rsid w:val="004B342D"/>
    <w:rsid w:val="004B47C6"/>
    <w:rsid w:val="004B511B"/>
    <w:rsid w:val="004B52AF"/>
    <w:rsid w:val="004B68D8"/>
    <w:rsid w:val="004B75F2"/>
    <w:rsid w:val="004B7906"/>
    <w:rsid w:val="004C16E6"/>
    <w:rsid w:val="004C1BCC"/>
    <w:rsid w:val="004C1C70"/>
    <w:rsid w:val="004C27E9"/>
    <w:rsid w:val="004C27F5"/>
    <w:rsid w:val="004C2FF3"/>
    <w:rsid w:val="004C3E36"/>
    <w:rsid w:val="004C5F5B"/>
    <w:rsid w:val="004C6127"/>
    <w:rsid w:val="004C6B41"/>
    <w:rsid w:val="004C6ECA"/>
    <w:rsid w:val="004C7EAB"/>
    <w:rsid w:val="004D0505"/>
    <w:rsid w:val="004D0544"/>
    <w:rsid w:val="004D08DF"/>
    <w:rsid w:val="004D0944"/>
    <w:rsid w:val="004D0976"/>
    <w:rsid w:val="004D149C"/>
    <w:rsid w:val="004D1578"/>
    <w:rsid w:val="004D1881"/>
    <w:rsid w:val="004D1C46"/>
    <w:rsid w:val="004D1F1B"/>
    <w:rsid w:val="004D2A4D"/>
    <w:rsid w:val="004D2B38"/>
    <w:rsid w:val="004D2FE3"/>
    <w:rsid w:val="004D4231"/>
    <w:rsid w:val="004D5B01"/>
    <w:rsid w:val="004D6DEB"/>
    <w:rsid w:val="004E0373"/>
    <w:rsid w:val="004E042A"/>
    <w:rsid w:val="004E0C09"/>
    <w:rsid w:val="004E0D17"/>
    <w:rsid w:val="004E1542"/>
    <w:rsid w:val="004E1790"/>
    <w:rsid w:val="004E1873"/>
    <w:rsid w:val="004E1CEA"/>
    <w:rsid w:val="004E1E82"/>
    <w:rsid w:val="004E218D"/>
    <w:rsid w:val="004E31A5"/>
    <w:rsid w:val="004E3CA8"/>
    <w:rsid w:val="004E3F4B"/>
    <w:rsid w:val="004E448F"/>
    <w:rsid w:val="004E4FC1"/>
    <w:rsid w:val="004E53B2"/>
    <w:rsid w:val="004E55C0"/>
    <w:rsid w:val="004E5774"/>
    <w:rsid w:val="004E702D"/>
    <w:rsid w:val="004E7E7F"/>
    <w:rsid w:val="004F1F48"/>
    <w:rsid w:val="004F2472"/>
    <w:rsid w:val="004F2A67"/>
    <w:rsid w:val="004F4822"/>
    <w:rsid w:val="004F549D"/>
    <w:rsid w:val="004F550C"/>
    <w:rsid w:val="004F575C"/>
    <w:rsid w:val="004F6176"/>
    <w:rsid w:val="004F64EF"/>
    <w:rsid w:val="004F6552"/>
    <w:rsid w:val="004F6687"/>
    <w:rsid w:val="004F6FF1"/>
    <w:rsid w:val="004F7289"/>
    <w:rsid w:val="0050037A"/>
    <w:rsid w:val="00500798"/>
    <w:rsid w:val="005010D9"/>
    <w:rsid w:val="005018D2"/>
    <w:rsid w:val="00502029"/>
    <w:rsid w:val="005036D8"/>
    <w:rsid w:val="00504887"/>
    <w:rsid w:val="00506AA5"/>
    <w:rsid w:val="0050718B"/>
    <w:rsid w:val="00507338"/>
    <w:rsid w:val="00507FE8"/>
    <w:rsid w:val="00510AA3"/>
    <w:rsid w:val="005112B6"/>
    <w:rsid w:val="0051175B"/>
    <w:rsid w:val="00511B9B"/>
    <w:rsid w:val="00511C3E"/>
    <w:rsid w:val="00511F84"/>
    <w:rsid w:val="00513349"/>
    <w:rsid w:val="00513B65"/>
    <w:rsid w:val="00513DA6"/>
    <w:rsid w:val="005148B1"/>
    <w:rsid w:val="005148ED"/>
    <w:rsid w:val="00514952"/>
    <w:rsid w:val="00515283"/>
    <w:rsid w:val="00515381"/>
    <w:rsid w:val="0051566E"/>
    <w:rsid w:val="00517D16"/>
    <w:rsid w:val="00520302"/>
    <w:rsid w:val="00520611"/>
    <w:rsid w:val="00520985"/>
    <w:rsid w:val="005211BD"/>
    <w:rsid w:val="005211D8"/>
    <w:rsid w:val="00521732"/>
    <w:rsid w:val="00521A17"/>
    <w:rsid w:val="005237E2"/>
    <w:rsid w:val="00524C3E"/>
    <w:rsid w:val="00524C43"/>
    <w:rsid w:val="00525989"/>
    <w:rsid w:val="00526DBD"/>
    <w:rsid w:val="00527658"/>
    <w:rsid w:val="005277E9"/>
    <w:rsid w:val="00527A38"/>
    <w:rsid w:val="00530AB1"/>
    <w:rsid w:val="00530D08"/>
    <w:rsid w:val="00530EBC"/>
    <w:rsid w:val="005311C4"/>
    <w:rsid w:val="0053163A"/>
    <w:rsid w:val="005323F1"/>
    <w:rsid w:val="00533288"/>
    <w:rsid w:val="00533998"/>
    <w:rsid w:val="005340EA"/>
    <w:rsid w:val="00534990"/>
    <w:rsid w:val="00535263"/>
    <w:rsid w:val="0053608C"/>
    <w:rsid w:val="005368F7"/>
    <w:rsid w:val="00537438"/>
    <w:rsid w:val="0054035D"/>
    <w:rsid w:val="00540606"/>
    <w:rsid w:val="005406C7"/>
    <w:rsid w:val="00540ADD"/>
    <w:rsid w:val="00540B0B"/>
    <w:rsid w:val="0054117C"/>
    <w:rsid w:val="00541BFA"/>
    <w:rsid w:val="00541E87"/>
    <w:rsid w:val="00542F77"/>
    <w:rsid w:val="00543218"/>
    <w:rsid w:val="0054418C"/>
    <w:rsid w:val="00544650"/>
    <w:rsid w:val="00545124"/>
    <w:rsid w:val="005456D8"/>
    <w:rsid w:val="005460B0"/>
    <w:rsid w:val="00546315"/>
    <w:rsid w:val="00546572"/>
    <w:rsid w:val="0054665E"/>
    <w:rsid w:val="00546ABE"/>
    <w:rsid w:val="00547B46"/>
    <w:rsid w:val="00547C87"/>
    <w:rsid w:val="00550321"/>
    <w:rsid w:val="00550577"/>
    <w:rsid w:val="00550682"/>
    <w:rsid w:val="005511CF"/>
    <w:rsid w:val="00551766"/>
    <w:rsid w:val="00551AAD"/>
    <w:rsid w:val="00551FA8"/>
    <w:rsid w:val="00552223"/>
    <w:rsid w:val="00553A60"/>
    <w:rsid w:val="00554D3D"/>
    <w:rsid w:val="00554D41"/>
    <w:rsid w:val="005558E4"/>
    <w:rsid w:val="0055675E"/>
    <w:rsid w:val="00556821"/>
    <w:rsid w:val="005575D3"/>
    <w:rsid w:val="00557897"/>
    <w:rsid w:val="00560788"/>
    <w:rsid w:val="005608DF"/>
    <w:rsid w:val="00560900"/>
    <w:rsid w:val="00560F41"/>
    <w:rsid w:val="00561168"/>
    <w:rsid w:val="0056184D"/>
    <w:rsid w:val="00562237"/>
    <w:rsid w:val="00562428"/>
    <w:rsid w:val="00562BC3"/>
    <w:rsid w:val="00563A74"/>
    <w:rsid w:val="00564D72"/>
    <w:rsid w:val="005659FB"/>
    <w:rsid w:val="00565D4E"/>
    <w:rsid w:val="00565E69"/>
    <w:rsid w:val="00566E94"/>
    <w:rsid w:val="005677DA"/>
    <w:rsid w:val="00567958"/>
    <w:rsid w:val="00570465"/>
    <w:rsid w:val="00570C8A"/>
    <w:rsid w:val="00570EE6"/>
    <w:rsid w:val="00571038"/>
    <w:rsid w:val="00571B2E"/>
    <w:rsid w:val="00572494"/>
    <w:rsid w:val="00573635"/>
    <w:rsid w:val="005742BC"/>
    <w:rsid w:val="005772EE"/>
    <w:rsid w:val="00580F7E"/>
    <w:rsid w:val="00581203"/>
    <w:rsid w:val="005826D4"/>
    <w:rsid w:val="00582BBE"/>
    <w:rsid w:val="0058306C"/>
    <w:rsid w:val="00585164"/>
    <w:rsid w:val="00590D3A"/>
    <w:rsid w:val="005911E6"/>
    <w:rsid w:val="00591239"/>
    <w:rsid w:val="005912DC"/>
    <w:rsid w:val="005913B2"/>
    <w:rsid w:val="005913F9"/>
    <w:rsid w:val="00591491"/>
    <w:rsid w:val="00591AC0"/>
    <w:rsid w:val="00591AD2"/>
    <w:rsid w:val="00592E45"/>
    <w:rsid w:val="005946AC"/>
    <w:rsid w:val="00594B64"/>
    <w:rsid w:val="00594FEE"/>
    <w:rsid w:val="0059566A"/>
    <w:rsid w:val="00595B85"/>
    <w:rsid w:val="00596303"/>
    <w:rsid w:val="00596C1D"/>
    <w:rsid w:val="00596DFE"/>
    <w:rsid w:val="005978DF"/>
    <w:rsid w:val="00597B30"/>
    <w:rsid w:val="00597BF5"/>
    <w:rsid w:val="005A0C17"/>
    <w:rsid w:val="005A18F1"/>
    <w:rsid w:val="005A3151"/>
    <w:rsid w:val="005A3920"/>
    <w:rsid w:val="005A4170"/>
    <w:rsid w:val="005A41E5"/>
    <w:rsid w:val="005A4DB2"/>
    <w:rsid w:val="005A4E2F"/>
    <w:rsid w:val="005A534F"/>
    <w:rsid w:val="005A5379"/>
    <w:rsid w:val="005A53E0"/>
    <w:rsid w:val="005A5776"/>
    <w:rsid w:val="005A58F9"/>
    <w:rsid w:val="005A6913"/>
    <w:rsid w:val="005A6B54"/>
    <w:rsid w:val="005A702F"/>
    <w:rsid w:val="005A719E"/>
    <w:rsid w:val="005B09D4"/>
    <w:rsid w:val="005B132C"/>
    <w:rsid w:val="005B1894"/>
    <w:rsid w:val="005B243E"/>
    <w:rsid w:val="005B2589"/>
    <w:rsid w:val="005B25EF"/>
    <w:rsid w:val="005B2C0D"/>
    <w:rsid w:val="005B3205"/>
    <w:rsid w:val="005B3345"/>
    <w:rsid w:val="005B3949"/>
    <w:rsid w:val="005B45AF"/>
    <w:rsid w:val="005B467E"/>
    <w:rsid w:val="005B4ABC"/>
    <w:rsid w:val="005B4C0B"/>
    <w:rsid w:val="005B50F1"/>
    <w:rsid w:val="005B537D"/>
    <w:rsid w:val="005B57C5"/>
    <w:rsid w:val="005B5B1B"/>
    <w:rsid w:val="005B5CD4"/>
    <w:rsid w:val="005B610D"/>
    <w:rsid w:val="005B652E"/>
    <w:rsid w:val="005B70E0"/>
    <w:rsid w:val="005C1FB4"/>
    <w:rsid w:val="005C2198"/>
    <w:rsid w:val="005C2416"/>
    <w:rsid w:val="005C4184"/>
    <w:rsid w:val="005C465C"/>
    <w:rsid w:val="005C499F"/>
    <w:rsid w:val="005C57A9"/>
    <w:rsid w:val="005C5CF3"/>
    <w:rsid w:val="005C6526"/>
    <w:rsid w:val="005C6688"/>
    <w:rsid w:val="005C66E1"/>
    <w:rsid w:val="005C6EFD"/>
    <w:rsid w:val="005C705B"/>
    <w:rsid w:val="005C7212"/>
    <w:rsid w:val="005C72FD"/>
    <w:rsid w:val="005C78E2"/>
    <w:rsid w:val="005C7B4B"/>
    <w:rsid w:val="005D074A"/>
    <w:rsid w:val="005D0B6E"/>
    <w:rsid w:val="005D0BFC"/>
    <w:rsid w:val="005D13AA"/>
    <w:rsid w:val="005D1A09"/>
    <w:rsid w:val="005D1D05"/>
    <w:rsid w:val="005D24B8"/>
    <w:rsid w:val="005D28C0"/>
    <w:rsid w:val="005D2BE6"/>
    <w:rsid w:val="005D34CC"/>
    <w:rsid w:val="005D51B7"/>
    <w:rsid w:val="005D62EA"/>
    <w:rsid w:val="005E0346"/>
    <w:rsid w:val="005E041F"/>
    <w:rsid w:val="005E05D2"/>
    <w:rsid w:val="005E08A4"/>
    <w:rsid w:val="005E1585"/>
    <w:rsid w:val="005E1654"/>
    <w:rsid w:val="005E2205"/>
    <w:rsid w:val="005E3A7A"/>
    <w:rsid w:val="005E3D02"/>
    <w:rsid w:val="005E4736"/>
    <w:rsid w:val="005E4CFF"/>
    <w:rsid w:val="005E618E"/>
    <w:rsid w:val="005E619F"/>
    <w:rsid w:val="005E67DA"/>
    <w:rsid w:val="005E6AE5"/>
    <w:rsid w:val="005E6CB7"/>
    <w:rsid w:val="005E7808"/>
    <w:rsid w:val="005E7E8E"/>
    <w:rsid w:val="005F018D"/>
    <w:rsid w:val="005F03EB"/>
    <w:rsid w:val="005F236F"/>
    <w:rsid w:val="005F3E3E"/>
    <w:rsid w:val="005F3FFF"/>
    <w:rsid w:val="005F47CF"/>
    <w:rsid w:val="005F4C08"/>
    <w:rsid w:val="005F4F29"/>
    <w:rsid w:val="005F6C44"/>
    <w:rsid w:val="005F6C45"/>
    <w:rsid w:val="005F73D7"/>
    <w:rsid w:val="005F75D6"/>
    <w:rsid w:val="005F7937"/>
    <w:rsid w:val="005F7A8E"/>
    <w:rsid w:val="005F7E0F"/>
    <w:rsid w:val="00600037"/>
    <w:rsid w:val="006008F9"/>
    <w:rsid w:val="006010F1"/>
    <w:rsid w:val="00601449"/>
    <w:rsid w:val="0060148A"/>
    <w:rsid w:val="00601E42"/>
    <w:rsid w:val="00602616"/>
    <w:rsid w:val="00602A16"/>
    <w:rsid w:val="0060339B"/>
    <w:rsid w:val="0060428A"/>
    <w:rsid w:val="006042AA"/>
    <w:rsid w:val="0060448B"/>
    <w:rsid w:val="00604719"/>
    <w:rsid w:val="00604DE0"/>
    <w:rsid w:val="00605162"/>
    <w:rsid w:val="00606330"/>
    <w:rsid w:val="0060676F"/>
    <w:rsid w:val="00606E2F"/>
    <w:rsid w:val="00607402"/>
    <w:rsid w:val="00607EF9"/>
    <w:rsid w:val="0061031C"/>
    <w:rsid w:val="00610887"/>
    <w:rsid w:val="00610A3B"/>
    <w:rsid w:val="00611107"/>
    <w:rsid w:val="00612689"/>
    <w:rsid w:val="00612B4B"/>
    <w:rsid w:val="00613864"/>
    <w:rsid w:val="00615094"/>
    <w:rsid w:val="00615ACE"/>
    <w:rsid w:val="00616F78"/>
    <w:rsid w:val="00617C1D"/>
    <w:rsid w:val="00620097"/>
    <w:rsid w:val="00620E4C"/>
    <w:rsid w:val="006212B2"/>
    <w:rsid w:val="0062169A"/>
    <w:rsid w:val="006218F6"/>
    <w:rsid w:val="00622125"/>
    <w:rsid w:val="00622247"/>
    <w:rsid w:val="00622422"/>
    <w:rsid w:val="00622A8F"/>
    <w:rsid w:val="0062315B"/>
    <w:rsid w:val="00623CB3"/>
    <w:rsid w:val="006240B2"/>
    <w:rsid w:val="006241D5"/>
    <w:rsid w:val="00624399"/>
    <w:rsid w:val="0062482A"/>
    <w:rsid w:val="00624941"/>
    <w:rsid w:val="00624BBB"/>
    <w:rsid w:val="00627BEF"/>
    <w:rsid w:val="00627C4A"/>
    <w:rsid w:val="00627FFA"/>
    <w:rsid w:val="00630627"/>
    <w:rsid w:val="006310A7"/>
    <w:rsid w:val="00631BF6"/>
    <w:rsid w:val="00632656"/>
    <w:rsid w:val="006328AD"/>
    <w:rsid w:val="00633412"/>
    <w:rsid w:val="00633539"/>
    <w:rsid w:val="00636DB1"/>
    <w:rsid w:val="0064066E"/>
    <w:rsid w:val="00640687"/>
    <w:rsid w:val="006409D4"/>
    <w:rsid w:val="00640C02"/>
    <w:rsid w:val="0064200C"/>
    <w:rsid w:val="0064287B"/>
    <w:rsid w:val="0064337B"/>
    <w:rsid w:val="00643A5A"/>
    <w:rsid w:val="00643A90"/>
    <w:rsid w:val="006442E9"/>
    <w:rsid w:val="00644CB3"/>
    <w:rsid w:val="00644CDC"/>
    <w:rsid w:val="006454B1"/>
    <w:rsid w:val="0064577B"/>
    <w:rsid w:val="00645E3D"/>
    <w:rsid w:val="00647F44"/>
    <w:rsid w:val="00650ECA"/>
    <w:rsid w:val="0065123F"/>
    <w:rsid w:val="006527F7"/>
    <w:rsid w:val="006535AA"/>
    <w:rsid w:val="00654177"/>
    <w:rsid w:val="00654BAF"/>
    <w:rsid w:val="00655B82"/>
    <w:rsid w:val="0065727A"/>
    <w:rsid w:val="00657754"/>
    <w:rsid w:val="006600C8"/>
    <w:rsid w:val="006600FE"/>
    <w:rsid w:val="00661890"/>
    <w:rsid w:val="00661C7F"/>
    <w:rsid w:val="006626B8"/>
    <w:rsid w:val="006626EB"/>
    <w:rsid w:val="00662D06"/>
    <w:rsid w:val="00664334"/>
    <w:rsid w:val="0066523B"/>
    <w:rsid w:val="006653F8"/>
    <w:rsid w:val="00666D21"/>
    <w:rsid w:val="006701C3"/>
    <w:rsid w:val="00671B93"/>
    <w:rsid w:val="00672870"/>
    <w:rsid w:val="00672949"/>
    <w:rsid w:val="00672ABF"/>
    <w:rsid w:val="00673864"/>
    <w:rsid w:val="00674B45"/>
    <w:rsid w:val="00674D16"/>
    <w:rsid w:val="006757CE"/>
    <w:rsid w:val="00675BE9"/>
    <w:rsid w:val="00677001"/>
    <w:rsid w:val="00677933"/>
    <w:rsid w:val="0068244F"/>
    <w:rsid w:val="00682CCF"/>
    <w:rsid w:val="00682F18"/>
    <w:rsid w:val="006836C5"/>
    <w:rsid w:val="00684218"/>
    <w:rsid w:val="0068487F"/>
    <w:rsid w:val="006850BC"/>
    <w:rsid w:val="006852DD"/>
    <w:rsid w:val="00686BC2"/>
    <w:rsid w:val="00687338"/>
    <w:rsid w:val="006873F6"/>
    <w:rsid w:val="00687580"/>
    <w:rsid w:val="00687A1C"/>
    <w:rsid w:val="00687C59"/>
    <w:rsid w:val="00687E86"/>
    <w:rsid w:val="0069088B"/>
    <w:rsid w:val="00692571"/>
    <w:rsid w:val="00692C41"/>
    <w:rsid w:val="006931B6"/>
    <w:rsid w:val="00693AE8"/>
    <w:rsid w:val="00694F49"/>
    <w:rsid w:val="006950E9"/>
    <w:rsid w:val="0069554E"/>
    <w:rsid w:val="006955B7"/>
    <w:rsid w:val="0069581C"/>
    <w:rsid w:val="00695917"/>
    <w:rsid w:val="00696059"/>
    <w:rsid w:val="006965A3"/>
    <w:rsid w:val="00696DA5"/>
    <w:rsid w:val="00696E48"/>
    <w:rsid w:val="0069723D"/>
    <w:rsid w:val="006A0309"/>
    <w:rsid w:val="006A0C02"/>
    <w:rsid w:val="006A1BBF"/>
    <w:rsid w:val="006A1FA9"/>
    <w:rsid w:val="006A255E"/>
    <w:rsid w:val="006A304A"/>
    <w:rsid w:val="006A553F"/>
    <w:rsid w:val="006A5AD0"/>
    <w:rsid w:val="006A5BD2"/>
    <w:rsid w:val="006A655F"/>
    <w:rsid w:val="006A656D"/>
    <w:rsid w:val="006A7827"/>
    <w:rsid w:val="006A799C"/>
    <w:rsid w:val="006A7DD2"/>
    <w:rsid w:val="006B0ABB"/>
    <w:rsid w:val="006B0D52"/>
    <w:rsid w:val="006B0E5B"/>
    <w:rsid w:val="006B16EE"/>
    <w:rsid w:val="006B17B6"/>
    <w:rsid w:val="006B17C3"/>
    <w:rsid w:val="006B2001"/>
    <w:rsid w:val="006B268E"/>
    <w:rsid w:val="006B282C"/>
    <w:rsid w:val="006B2A0D"/>
    <w:rsid w:val="006B2F79"/>
    <w:rsid w:val="006B307A"/>
    <w:rsid w:val="006B3592"/>
    <w:rsid w:val="006B36A0"/>
    <w:rsid w:val="006B44BF"/>
    <w:rsid w:val="006B55B8"/>
    <w:rsid w:val="006B5A1A"/>
    <w:rsid w:val="006B5B3E"/>
    <w:rsid w:val="006B6A9D"/>
    <w:rsid w:val="006B708E"/>
    <w:rsid w:val="006B7331"/>
    <w:rsid w:val="006C0815"/>
    <w:rsid w:val="006C13F5"/>
    <w:rsid w:val="006C1672"/>
    <w:rsid w:val="006C20F5"/>
    <w:rsid w:val="006C2264"/>
    <w:rsid w:val="006C2D4B"/>
    <w:rsid w:val="006C324D"/>
    <w:rsid w:val="006C38FF"/>
    <w:rsid w:val="006C4A66"/>
    <w:rsid w:val="006C4BB4"/>
    <w:rsid w:val="006C4DCF"/>
    <w:rsid w:val="006C55B1"/>
    <w:rsid w:val="006C574E"/>
    <w:rsid w:val="006C5B62"/>
    <w:rsid w:val="006C5E13"/>
    <w:rsid w:val="006C5F5E"/>
    <w:rsid w:val="006C6214"/>
    <w:rsid w:val="006C6850"/>
    <w:rsid w:val="006C76CF"/>
    <w:rsid w:val="006C7A18"/>
    <w:rsid w:val="006D0B0A"/>
    <w:rsid w:val="006D198D"/>
    <w:rsid w:val="006D2B2D"/>
    <w:rsid w:val="006D3103"/>
    <w:rsid w:val="006D3CC7"/>
    <w:rsid w:val="006D49DA"/>
    <w:rsid w:val="006D4D74"/>
    <w:rsid w:val="006D5E2E"/>
    <w:rsid w:val="006D7C80"/>
    <w:rsid w:val="006E06AC"/>
    <w:rsid w:val="006E1F3F"/>
    <w:rsid w:val="006E2104"/>
    <w:rsid w:val="006E2187"/>
    <w:rsid w:val="006E28BF"/>
    <w:rsid w:val="006E293D"/>
    <w:rsid w:val="006E389D"/>
    <w:rsid w:val="006E46FE"/>
    <w:rsid w:val="006E59DA"/>
    <w:rsid w:val="006E5BE8"/>
    <w:rsid w:val="006E5C3B"/>
    <w:rsid w:val="006E637F"/>
    <w:rsid w:val="006E657A"/>
    <w:rsid w:val="006E677E"/>
    <w:rsid w:val="006E6C11"/>
    <w:rsid w:val="006E736F"/>
    <w:rsid w:val="006E760A"/>
    <w:rsid w:val="006E79C6"/>
    <w:rsid w:val="006E7DA4"/>
    <w:rsid w:val="006F04D8"/>
    <w:rsid w:val="006F0DD9"/>
    <w:rsid w:val="006F133A"/>
    <w:rsid w:val="006F1F32"/>
    <w:rsid w:val="006F20D2"/>
    <w:rsid w:val="006F3A24"/>
    <w:rsid w:val="006F4351"/>
    <w:rsid w:val="006F4942"/>
    <w:rsid w:val="006F536E"/>
    <w:rsid w:val="006F6282"/>
    <w:rsid w:val="006F6B00"/>
    <w:rsid w:val="006F6EFB"/>
    <w:rsid w:val="007001F6"/>
    <w:rsid w:val="007008F8"/>
    <w:rsid w:val="00700951"/>
    <w:rsid w:val="007010B4"/>
    <w:rsid w:val="0070171B"/>
    <w:rsid w:val="00701C59"/>
    <w:rsid w:val="00702204"/>
    <w:rsid w:val="007023E3"/>
    <w:rsid w:val="0070315E"/>
    <w:rsid w:val="0070331A"/>
    <w:rsid w:val="007034F6"/>
    <w:rsid w:val="00703CAD"/>
    <w:rsid w:val="0070404A"/>
    <w:rsid w:val="0070461A"/>
    <w:rsid w:val="007052BB"/>
    <w:rsid w:val="0070551D"/>
    <w:rsid w:val="007055F2"/>
    <w:rsid w:val="00705C67"/>
    <w:rsid w:val="00706EFC"/>
    <w:rsid w:val="00707CD6"/>
    <w:rsid w:val="00707DBC"/>
    <w:rsid w:val="00710AF5"/>
    <w:rsid w:val="00711827"/>
    <w:rsid w:val="007118DF"/>
    <w:rsid w:val="00712489"/>
    <w:rsid w:val="00712785"/>
    <w:rsid w:val="00714A02"/>
    <w:rsid w:val="0071519E"/>
    <w:rsid w:val="007152CF"/>
    <w:rsid w:val="0071678C"/>
    <w:rsid w:val="00717F74"/>
    <w:rsid w:val="007203EC"/>
    <w:rsid w:val="00720953"/>
    <w:rsid w:val="00721087"/>
    <w:rsid w:val="007214E3"/>
    <w:rsid w:val="007224C0"/>
    <w:rsid w:val="00722ECE"/>
    <w:rsid w:val="007243F5"/>
    <w:rsid w:val="0072448D"/>
    <w:rsid w:val="007249A1"/>
    <w:rsid w:val="00725A7D"/>
    <w:rsid w:val="00726020"/>
    <w:rsid w:val="00726D70"/>
    <w:rsid w:val="00726EAD"/>
    <w:rsid w:val="00727289"/>
    <w:rsid w:val="007275B2"/>
    <w:rsid w:val="00727C96"/>
    <w:rsid w:val="007338FD"/>
    <w:rsid w:val="00733BE4"/>
    <w:rsid w:val="007340A8"/>
    <w:rsid w:val="00734B99"/>
    <w:rsid w:val="00734DED"/>
    <w:rsid w:val="00735C3A"/>
    <w:rsid w:val="00735EEE"/>
    <w:rsid w:val="00735FFC"/>
    <w:rsid w:val="00736660"/>
    <w:rsid w:val="0073714B"/>
    <w:rsid w:val="0074100E"/>
    <w:rsid w:val="00741223"/>
    <w:rsid w:val="00741342"/>
    <w:rsid w:val="00742B76"/>
    <w:rsid w:val="00742EAF"/>
    <w:rsid w:val="00743686"/>
    <w:rsid w:val="007436E1"/>
    <w:rsid w:val="007439EB"/>
    <w:rsid w:val="00743F93"/>
    <w:rsid w:val="00744E70"/>
    <w:rsid w:val="0074532C"/>
    <w:rsid w:val="00745352"/>
    <w:rsid w:val="00745AA4"/>
    <w:rsid w:val="00746BF5"/>
    <w:rsid w:val="00747529"/>
    <w:rsid w:val="0074754A"/>
    <w:rsid w:val="007502E7"/>
    <w:rsid w:val="007504F2"/>
    <w:rsid w:val="00750F2F"/>
    <w:rsid w:val="00750FB2"/>
    <w:rsid w:val="00751300"/>
    <w:rsid w:val="007528B3"/>
    <w:rsid w:val="00753340"/>
    <w:rsid w:val="00753D40"/>
    <w:rsid w:val="00753DAE"/>
    <w:rsid w:val="00753E71"/>
    <w:rsid w:val="007548E3"/>
    <w:rsid w:val="00755055"/>
    <w:rsid w:val="00755160"/>
    <w:rsid w:val="00755248"/>
    <w:rsid w:val="007564DB"/>
    <w:rsid w:val="00756A7B"/>
    <w:rsid w:val="00757CF0"/>
    <w:rsid w:val="00760403"/>
    <w:rsid w:val="00760681"/>
    <w:rsid w:val="00760DD5"/>
    <w:rsid w:val="00760DF4"/>
    <w:rsid w:val="00761314"/>
    <w:rsid w:val="0076145E"/>
    <w:rsid w:val="00761BC9"/>
    <w:rsid w:val="00761E6C"/>
    <w:rsid w:val="00762CCA"/>
    <w:rsid w:val="00763AFF"/>
    <w:rsid w:val="00763E29"/>
    <w:rsid w:val="00763E34"/>
    <w:rsid w:val="007645A2"/>
    <w:rsid w:val="00765B0E"/>
    <w:rsid w:val="00765B87"/>
    <w:rsid w:val="00766EE2"/>
    <w:rsid w:val="0076734D"/>
    <w:rsid w:val="00767DC8"/>
    <w:rsid w:val="00770A1D"/>
    <w:rsid w:val="00771D88"/>
    <w:rsid w:val="00771DA0"/>
    <w:rsid w:val="00772FF9"/>
    <w:rsid w:val="00773EEA"/>
    <w:rsid w:val="00774F9F"/>
    <w:rsid w:val="00775200"/>
    <w:rsid w:val="00775A99"/>
    <w:rsid w:val="00775AD4"/>
    <w:rsid w:val="007760E3"/>
    <w:rsid w:val="007761F7"/>
    <w:rsid w:val="00776745"/>
    <w:rsid w:val="00777260"/>
    <w:rsid w:val="00777A89"/>
    <w:rsid w:val="0078166C"/>
    <w:rsid w:val="0078320A"/>
    <w:rsid w:val="0078430E"/>
    <w:rsid w:val="00784CB2"/>
    <w:rsid w:val="00786594"/>
    <w:rsid w:val="007865AD"/>
    <w:rsid w:val="0078690F"/>
    <w:rsid w:val="00787136"/>
    <w:rsid w:val="007875C6"/>
    <w:rsid w:val="007904FE"/>
    <w:rsid w:val="00791000"/>
    <w:rsid w:val="00791225"/>
    <w:rsid w:val="00791238"/>
    <w:rsid w:val="007917DD"/>
    <w:rsid w:val="00792157"/>
    <w:rsid w:val="00792170"/>
    <w:rsid w:val="00792A8F"/>
    <w:rsid w:val="007930B2"/>
    <w:rsid w:val="0079388B"/>
    <w:rsid w:val="00794C97"/>
    <w:rsid w:val="00794E97"/>
    <w:rsid w:val="00795309"/>
    <w:rsid w:val="007969E8"/>
    <w:rsid w:val="00797121"/>
    <w:rsid w:val="00797751"/>
    <w:rsid w:val="00797A86"/>
    <w:rsid w:val="00797E44"/>
    <w:rsid w:val="00797F4B"/>
    <w:rsid w:val="007A0322"/>
    <w:rsid w:val="007A0637"/>
    <w:rsid w:val="007A0CD3"/>
    <w:rsid w:val="007A3D0C"/>
    <w:rsid w:val="007A4478"/>
    <w:rsid w:val="007A49C9"/>
    <w:rsid w:val="007A515F"/>
    <w:rsid w:val="007A593B"/>
    <w:rsid w:val="007A5BA4"/>
    <w:rsid w:val="007A68C6"/>
    <w:rsid w:val="007A7A7D"/>
    <w:rsid w:val="007A7ACB"/>
    <w:rsid w:val="007A7CC9"/>
    <w:rsid w:val="007A7EDC"/>
    <w:rsid w:val="007B03C5"/>
    <w:rsid w:val="007B081C"/>
    <w:rsid w:val="007B0D90"/>
    <w:rsid w:val="007B2046"/>
    <w:rsid w:val="007B26AA"/>
    <w:rsid w:val="007B2A33"/>
    <w:rsid w:val="007B3519"/>
    <w:rsid w:val="007B3D63"/>
    <w:rsid w:val="007B5478"/>
    <w:rsid w:val="007B5A0C"/>
    <w:rsid w:val="007B5E5A"/>
    <w:rsid w:val="007B61CD"/>
    <w:rsid w:val="007B6F35"/>
    <w:rsid w:val="007B7354"/>
    <w:rsid w:val="007B7F6F"/>
    <w:rsid w:val="007C0C01"/>
    <w:rsid w:val="007C1FA5"/>
    <w:rsid w:val="007C23A1"/>
    <w:rsid w:val="007C2964"/>
    <w:rsid w:val="007C2DDA"/>
    <w:rsid w:val="007C3186"/>
    <w:rsid w:val="007C40EB"/>
    <w:rsid w:val="007C6314"/>
    <w:rsid w:val="007C6C9C"/>
    <w:rsid w:val="007C7F47"/>
    <w:rsid w:val="007D1311"/>
    <w:rsid w:val="007D2317"/>
    <w:rsid w:val="007D42C5"/>
    <w:rsid w:val="007D452C"/>
    <w:rsid w:val="007D5E35"/>
    <w:rsid w:val="007D6174"/>
    <w:rsid w:val="007D62B2"/>
    <w:rsid w:val="007D6E4E"/>
    <w:rsid w:val="007D76F0"/>
    <w:rsid w:val="007D786A"/>
    <w:rsid w:val="007D79B8"/>
    <w:rsid w:val="007E0486"/>
    <w:rsid w:val="007E0A57"/>
    <w:rsid w:val="007E1750"/>
    <w:rsid w:val="007E19A6"/>
    <w:rsid w:val="007E1ED7"/>
    <w:rsid w:val="007E28EA"/>
    <w:rsid w:val="007E36E6"/>
    <w:rsid w:val="007E4C5F"/>
    <w:rsid w:val="007E5AE4"/>
    <w:rsid w:val="007E5D7E"/>
    <w:rsid w:val="007E5F2C"/>
    <w:rsid w:val="007E6255"/>
    <w:rsid w:val="007E684F"/>
    <w:rsid w:val="007E71A4"/>
    <w:rsid w:val="007F0644"/>
    <w:rsid w:val="007F15A7"/>
    <w:rsid w:val="007F187E"/>
    <w:rsid w:val="007F2FED"/>
    <w:rsid w:val="007F3527"/>
    <w:rsid w:val="007F3581"/>
    <w:rsid w:val="007F457E"/>
    <w:rsid w:val="007F4AE6"/>
    <w:rsid w:val="007F4F88"/>
    <w:rsid w:val="007F5C46"/>
    <w:rsid w:val="007F64F8"/>
    <w:rsid w:val="007F6C0E"/>
    <w:rsid w:val="007F752D"/>
    <w:rsid w:val="008000EA"/>
    <w:rsid w:val="0080036A"/>
    <w:rsid w:val="008003C6"/>
    <w:rsid w:val="00802241"/>
    <w:rsid w:val="0080291F"/>
    <w:rsid w:val="00803568"/>
    <w:rsid w:val="0080374C"/>
    <w:rsid w:val="00805AC2"/>
    <w:rsid w:val="00805F6C"/>
    <w:rsid w:val="00806468"/>
    <w:rsid w:val="0080655B"/>
    <w:rsid w:val="0080685D"/>
    <w:rsid w:val="008072DF"/>
    <w:rsid w:val="00807E8B"/>
    <w:rsid w:val="0081065F"/>
    <w:rsid w:val="0081174C"/>
    <w:rsid w:val="00812C4A"/>
    <w:rsid w:val="00812CD4"/>
    <w:rsid w:val="00813760"/>
    <w:rsid w:val="00813ADB"/>
    <w:rsid w:val="008141CE"/>
    <w:rsid w:val="00814431"/>
    <w:rsid w:val="008147FD"/>
    <w:rsid w:val="00817B0C"/>
    <w:rsid w:val="008209F5"/>
    <w:rsid w:val="00820D6C"/>
    <w:rsid w:val="00820D8A"/>
    <w:rsid w:val="00820EE6"/>
    <w:rsid w:val="00821841"/>
    <w:rsid w:val="008219DB"/>
    <w:rsid w:val="008219F0"/>
    <w:rsid w:val="00821A8E"/>
    <w:rsid w:val="0082250A"/>
    <w:rsid w:val="00823392"/>
    <w:rsid w:val="0082349B"/>
    <w:rsid w:val="0082486E"/>
    <w:rsid w:val="00824D74"/>
    <w:rsid w:val="0082544F"/>
    <w:rsid w:val="00825AA2"/>
    <w:rsid w:val="00826E29"/>
    <w:rsid w:val="00826F22"/>
    <w:rsid w:val="0082770D"/>
    <w:rsid w:val="00827F02"/>
    <w:rsid w:val="008314E2"/>
    <w:rsid w:val="00831753"/>
    <w:rsid w:val="00831CA9"/>
    <w:rsid w:val="00832E9F"/>
    <w:rsid w:val="0083354A"/>
    <w:rsid w:val="00836523"/>
    <w:rsid w:val="00837CDD"/>
    <w:rsid w:val="00837D2F"/>
    <w:rsid w:val="0084095F"/>
    <w:rsid w:val="00840DF0"/>
    <w:rsid w:val="0084148E"/>
    <w:rsid w:val="008424D7"/>
    <w:rsid w:val="00843C26"/>
    <w:rsid w:val="00844343"/>
    <w:rsid w:val="0084476D"/>
    <w:rsid w:val="00844787"/>
    <w:rsid w:val="00844ECC"/>
    <w:rsid w:val="00845063"/>
    <w:rsid w:val="008467D4"/>
    <w:rsid w:val="0084721C"/>
    <w:rsid w:val="008479F8"/>
    <w:rsid w:val="00850781"/>
    <w:rsid w:val="008511C6"/>
    <w:rsid w:val="0085137F"/>
    <w:rsid w:val="00852758"/>
    <w:rsid w:val="00852D43"/>
    <w:rsid w:val="0085318B"/>
    <w:rsid w:val="00853ECD"/>
    <w:rsid w:val="00854080"/>
    <w:rsid w:val="00854DDD"/>
    <w:rsid w:val="0085573F"/>
    <w:rsid w:val="008563A4"/>
    <w:rsid w:val="00856615"/>
    <w:rsid w:val="008570DD"/>
    <w:rsid w:val="0085792D"/>
    <w:rsid w:val="00857ACC"/>
    <w:rsid w:val="008616D0"/>
    <w:rsid w:val="00861BE1"/>
    <w:rsid w:val="00862A75"/>
    <w:rsid w:val="00863E5A"/>
    <w:rsid w:val="00864700"/>
    <w:rsid w:val="00864F14"/>
    <w:rsid w:val="00865523"/>
    <w:rsid w:val="0086558B"/>
    <w:rsid w:val="008659D1"/>
    <w:rsid w:val="008674DA"/>
    <w:rsid w:val="0086794D"/>
    <w:rsid w:val="00870FCF"/>
    <w:rsid w:val="00871EC6"/>
    <w:rsid w:val="008721AB"/>
    <w:rsid w:val="0087253E"/>
    <w:rsid w:val="0087273F"/>
    <w:rsid w:val="008732A4"/>
    <w:rsid w:val="00874981"/>
    <w:rsid w:val="00875902"/>
    <w:rsid w:val="0087635C"/>
    <w:rsid w:val="00877340"/>
    <w:rsid w:val="008801F8"/>
    <w:rsid w:val="008806CE"/>
    <w:rsid w:val="00880A6F"/>
    <w:rsid w:val="00880ED7"/>
    <w:rsid w:val="0088110C"/>
    <w:rsid w:val="008820AB"/>
    <w:rsid w:val="00882959"/>
    <w:rsid w:val="00882AA5"/>
    <w:rsid w:val="00882E6A"/>
    <w:rsid w:val="008839F2"/>
    <w:rsid w:val="00883EBB"/>
    <w:rsid w:val="00883F7C"/>
    <w:rsid w:val="00884194"/>
    <w:rsid w:val="00884577"/>
    <w:rsid w:val="00885449"/>
    <w:rsid w:val="00886432"/>
    <w:rsid w:val="008864B8"/>
    <w:rsid w:val="00886853"/>
    <w:rsid w:val="0088736C"/>
    <w:rsid w:val="00887A3A"/>
    <w:rsid w:val="00887F12"/>
    <w:rsid w:val="00890582"/>
    <w:rsid w:val="00890A42"/>
    <w:rsid w:val="00890C6C"/>
    <w:rsid w:val="0089137C"/>
    <w:rsid w:val="00892585"/>
    <w:rsid w:val="008931CB"/>
    <w:rsid w:val="008934C4"/>
    <w:rsid w:val="008937E8"/>
    <w:rsid w:val="00893861"/>
    <w:rsid w:val="00894151"/>
    <w:rsid w:val="008941A5"/>
    <w:rsid w:val="00894BCD"/>
    <w:rsid w:val="00895517"/>
    <w:rsid w:val="00896AC5"/>
    <w:rsid w:val="00897572"/>
    <w:rsid w:val="00897B80"/>
    <w:rsid w:val="008A01C4"/>
    <w:rsid w:val="008A0E8A"/>
    <w:rsid w:val="008A1091"/>
    <w:rsid w:val="008A23D9"/>
    <w:rsid w:val="008A381B"/>
    <w:rsid w:val="008A3944"/>
    <w:rsid w:val="008A417A"/>
    <w:rsid w:val="008A5A3E"/>
    <w:rsid w:val="008A5EEF"/>
    <w:rsid w:val="008A6752"/>
    <w:rsid w:val="008B0DFE"/>
    <w:rsid w:val="008B0FE2"/>
    <w:rsid w:val="008B1627"/>
    <w:rsid w:val="008B173C"/>
    <w:rsid w:val="008B2178"/>
    <w:rsid w:val="008B2634"/>
    <w:rsid w:val="008B4579"/>
    <w:rsid w:val="008B4D91"/>
    <w:rsid w:val="008B4D9E"/>
    <w:rsid w:val="008B511A"/>
    <w:rsid w:val="008B51AC"/>
    <w:rsid w:val="008B57D3"/>
    <w:rsid w:val="008B64BD"/>
    <w:rsid w:val="008B682C"/>
    <w:rsid w:val="008B7457"/>
    <w:rsid w:val="008C00CF"/>
    <w:rsid w:val="008C1256"/>
    <w:rsid w:val="008C18E1"/>
    <w:rsid w:val="008C1F6D"/>
    <w:rsid w:val="008C27EE"/>
    <w:rsid w:val="008C28E4"/>
    <w:rsid w:val="008C41AC"/>
    <w:rsid w:val="008C562D"/>
    <w:rsid w:val="008C57B7"/>
    <w:rsid w:val="008C5E8F"/>
    <w:rsid w:val="008C63B1"/>
    <w:rsid w:val="008C6DD6"/>
    <w:rsid w:val="008D049C"/>
    <w:rsid w:val="008D0577"/>
    <w:rsid w:val="008D1463"/>
    <w:rsid w:val="008D1DF3"/>
    <w:rsid w:val="008D229C"/>
    <w:rsid w:val="008D24E6"/>
    <w:rsid w:val="008D2C90"/>
    <w:rsid w:val="008D2DBD"/>
    <w:rsid w:val="008D5621"/>
    <w:rsid w:val="008D5D98"/>
    <w:rsid w:val="008D7B80"/>
    <w:rsid w:val="008E01C1"/>
    <w:rsid w:val="008E074D"/>
    <w:rsid w:val="008E0AD9"/>
    <w:rsid w:val="008E23BA"/>
    <w:rsid w:val="008E2BD0"/>
    <w:rsid w:val="008E2E05"/>
    <w:rsid w:val="008E3639"/>
    <w:rsid w:val="008E3EAD"/>
    <w:rsid w:val="008E496D"/>
    <w:rsid w:val="008E4F82"/>
    <w:rsid w:val="008E51B4"/>
    <w:rsid w:val="008E6892"/>
    <w:rsid w:val="008E69A0"/>
    <w:rsid w:val="008E7102"/>
    <w:rsid w:val="008E7CEE"/>
    <w:rsid w:val="008F01F0"/>
    <w:rsid w:val="008F09A3"/>
    <w:rsid w:val="008F0DD2"/>
    <w:rsid w:val="008F0E95"/>
    <w:rsid w:val="008F16C1"/>
    <w:rsid w:val="008F317B"/>
    <w:rsid w:val="008F388B"/>
    <w:rsid w:val="008F5245"/>
    <w:rsid w:val="008F6CCB"/>
    <w:rsid w:val="008F7400"/>
    <w:rsid w:val="008F7FBE"/>
    <w:rsid w:val="00900350"/>
    <w:rsid w:val="009003F4"/>
    <w:rsid w:val="00900CCD"/>
    <w:rsid w:val="00901920"/>
    <w:rsid w:val="0090261B"/>
    <w:rsid w:val="00902658"/>
    <w:rsid w:val="0090314C"/>
    <w:rsid w:val="00903B24"/>
    <w:rsid w:val="00904488"/>
    <w:rsid w:val="0090512F"/>
    <w:rsid w:val="0090533F"/>
    <w:rsid w:val="00905553"/>
    <w:rsid w:val="009057E9"/>
    <w:rsid w:val="00905BA3"/>
    <w:rsid w:val="00905C28"/>
    <w:rsid w:val="00906730"/>
    <w:rsid w:val="0090691B"/>
    <w:rsid w:val="00906CC4"/>
    <w:rsid w:val="00906CDE"/>
    <w:rsid w:val="00906DE7"/>
    <w:rsid w:val="00907FCE"/>
    <w:rsid w:val="00910137"/>
    <w:rsid w:val="00910185"/>
    <w:rsid w:val="00910A5C"/>
    <w:rsid w:val="00910D55"/>
    <w:rsid w:val="00910FDD"/>
    <w:rsid w:val="00911897"/>
    <w:rsid w:val="00911BF0"/>
    <w:rsid w:val="00911BFA"/>
    <w:rsid w:val="00912A99"/>
    <w:rsid w:val="009136D7"/>
    <w:rsid w:val="00913F28"/>
    <w:rsid w:val="00915776"/>
    <w:rsid w:val="00915828"/>
    <w:rsid w:val="009163B6"/>
    <w:rsid w:val="00916960"/>
    <w:rsid w:val="00916AA4"/>
    <w:rsid w:val="00916B28"/>
    <w:rsid w:val="00916DB3"/>
    <w:rsid w:val="00917923"/>
    <w:rsid w:val="0091799C"/>
    <w:rsid w:val="00917B99"/>
    <w:rsid w:val="00920B09"/>
    <w:rsid w:val="00920F2D"/>
    <w:rsid w:val="009217C9"/>
    <w:rsid w:val="00921A2D"/>
    <w:rsid w:val="00921FD6"/>
    <w:rsid w:val="00922AB9"/>
    <w:rsid w:val="0092311D"/>
    <w:rsid w:val="00923EAD"/>
    <w:rsid w:val="009245D1"/>
    <w:rsid w:val="00924BD3"/>
    <w:rsid w:val="00924F1F"/>
    <w:rsid w:val="009253C0"/>
    <w:rsid w:val="00926047"/>
    <w:rsid w:val="00927120"/>
    <w:rsid w:val="00927653"/>
    <w:rsid w:val="00927D1C"/>
    <w:rsid w:val="00927EFF"/>
    <w:rsid w:val="00930418"/>
    <w:rsid w:val="00930B3E"/>
    <w:rsid w:val="009312E3"/>
    <w:rsid w:val="0093209F"/>
    <w:rsid w:val="00933398"/>
    <w:rsid w:val="00933514"/>
    <w:rsid w:val="00934592"/>
    <w:rsid w:val="00934F13"/>
    <w:rsid w:val="00934F79"/>
    <w:rsid w:val="009356A5"/>
    <w:rsid w:val="00935D33"/>
    <w:rsid w:val="00936863"/>
    <w:rsid w:val="00936F6F"/>
    <w:rsid w:val="009371F9"/>
    <w:rsid w:val="0093751F"/>
    <w:rsid w:val="0094084B"/>
    <w:rsid w:val="0094141C"/>
    <w:rsid w:val="00941645"/>
    <w:rsid w:val="00941B35"/>
    <w:rsid w:val="0094212D"/>
    <w:rsid w:val="00942488"/>
    <w:rsid w:val="00942B0E"/>
    <w:rsid w:val="00943026"/>
    <w:rsid w:val="0094393A"/>
    <w:rsid w:val="0094458B"/>
    <w:rsid w:val="00945117"/>
    <w:rsid w:val="0094573A"/>
    <w:rsid w:val="009465D7"/>
    <w:rsid w:val="00946F55"/>
    <w:rsid w:val="00947B54"/>
    <w:rsid w:val="00950700"/>
    <w:rsid w:val="00950E49"/>
    <w:rsid w:val="00951C18"/>
    <w:rsid w:val="00952424"/>
    <w:rsid w:val="00952906"/>
    <w:rsid w:val="00952B7D"/>
    <w:rsid w:val="00952B7E"/>
    <w:rsid w:val="0095336B"/>
    <w:rsid w:val="00953FEF"/>
    <w:rsid w:val="009543F0"/>
    <w:rsid w:val="00954E12"/>
    <w:rsid w:val="009551E9"/>
    <w:rsid w:val="009557CD"/>
    <w:rsid w:val="0095676E"/>
    <w:rsid w:val="00957CB0"/>
    <w:rsid w:val="009601BC"/>
    <w:rsid w:val="009605E8"/>
    <w:rsid w:val="00960DB1"/>
    <w:rsid w:val="00961756"/>
    <w:rsid w:val="00963140"/>
    <w:rsid w:val="00963786"/>
    <w:rsid w:val="009642D6"/>
    <w:rsid w:val="00964F51"/>
    <w:rsid w:val="00965095"/>
    <w:rsid w:val="00965128"/>
    <w:rsid w:val="00965600"/>
    <w:rsid w:val="00965D9B"/>
    <w:rsid w:val="009663D4"/>
    <w:rsid w:val="009667A5"/>
    <w:rsid w:val="00966EA4"/>
    <w:rsid w:val="00967134"/>
    <w:rsid w:val="00967DF1"/>
    <w:rsid w:val="009706BB"/>
    <w:rsid w:val="00970C98"/>
    <w:rsid w:val="00971E41"/>
    <w:rsid w:val="00971F2F"/>
    <w:rsid w:val="009721DC"/>
    <w:rsid w:val="0097221A"/>
    <w:rsid w:val="009734C2"/>
    <w:rsid w:val="00973B21"/>
    <w:rsid w:val="00974045"/>
    <w:rsid w:val="00974B04"/>
    <w:rsid w:val="00975F64"/>
    <w:rsid w:val="009760EC"/>
    <w:rsid w:val="00976ECC"/>
    <w:rsid w:val="0097752C"/>
    <w:rsid w:val="009777F7"/>
    <w:rsid w:val="0098039A"/>
    <w:rsid w:val="00980F3F"/>
    <w:rsid w:val="00983604"/>
    <w:rsid w:val="00983731"/>
    <w:rsid w:val="00983A0C"/>
    <w:rsid w:val="00983AD3"/>
    <w:rsid w:val="00983F52"/>
    <w:rsid w:val="00984BE0"/>
    <w:rsid w:val="009852A1"/>
    <w:rsid w:val="00990C39"/>
    <w:rsid w:val="00991BD5"/>
    <w:rsid w:val="009926FE"/>
    <w:rsid w:val="0099362A"/>
    <w:rsid w:val="00993873"/>
    <w:rsid w:val="009943E2"/>
    <w:rsid w:val="00994630"/>
    <w:rsid w:val="0099541C"/>
    <w:rsid w:val="009955CC"/>
    <w:rsid w:val="009959D6"/>
    <w:rsid w:val="00995C4C"/>
    <w:rsid w:val="00995E30"/>
    <w:rsid w:val="00996F08"/>
    <w:rsid w:val="009970B7"/>
    <w:rsid w:val="009971ED"/>
    <w:rsid w:val="009976FE"/>
    <w:rsid w:val="00997C07"/>
    <w:rsid w:val="009A0957"/>
    <w:rsid w:val="009A15BE"/>
    <w:rsid w:val="009A16C7"/>
    <w:rsid w:val="009A1A1B"/>
    <w:rsid w:val="009A1B5B"/>
    <w:rsid w:val="009A2160"/>
    <w:rsid w:val="009A2AF5"/>
    <w:rsid w:val="009A2B19"/>
    <w:rsid w:val="009A2BF4"/>
    <w:rsid w:val="009A2D40"/>
    <w:rsid w:val="009A3B3F"/>
    <w:rsid w:val="009A483B"/>
    <w:rsid w:val="009A5F50"/>
    <w:rsid w:val="009A65BF"/>
    <w:rsid w:val="009A6891"/>
    <w:rsid w:val="009A71EB"/>
    <w:rsid w:val="009A720B"/>
    <w:rsid w:val="009B0732"/>
    <w:rsid w:val="009B07F7"/>
    <w:rsid w:val="009B0877"/>
    <w:rsid w:val="009B0DC3"/>
    <w:rsid w:val="009B1573"/>
    <w:rsid w:val="009B2CBF"/>
    <w:rsid w:val="009B3398"/>
    <w:rsid w:val="009B3484"/>
    <w:rsid w:val="009B358B"/>
    <w:rsid w:val="009B5653"/>
    <w:rsid w:val="009B6D96"/>
    <w:rsid w:val="009B6F7B"/>
    <w:rsid w:val="009B7666"/>
    <w:rsid w:val="009B7A42"/>
    <w:rsid w:val="009C00FC"/>
    <w:rsid w:val="009C05DD"/>
    <w:rsid w:val="009C07F9"/>
    <w:rsid w:val="009C230E"/>
    <w:rsid w:val="009C267F"/>
    <w:rsid w:val="009C2B8F"/>
    <w:rsid w:val="009C41C8"/>
    <w:rsid w:val="009C56D8"/>
    <w:rsid w:val="009C7133"/>
    <w:rsid w:val="009C7383"/>
    <w:rsid w:val="009D16EB"/>
    <w:rsid w:val="009D1C6B"/>
    <w:rsid w:val="009D2601"/>
    <w:rsid w:val="009D280C"/>
    <w:rsid w:val="009D2963"/>
    <w:rsid w:val="009D2D3E"/>
    <w:rsid w:val="009D3206"/>
    <w:rsid w:val="009D3366"/>
    <w:rsid w:val="009D3BBA"/>
    <w:rsid w:val="009D4AE0"/>
    <w:rsid w:val="009D4C87"/>
    <w:rsid w:val="009D784D"/>
    <w:rsid w:val="009E2159"/>
    <w:rsid w:val="009E3172"/>
    <w:rsid w:val="009E343E"/>
    <w:rsid w:val="009E34CD"/>
    <w:rsid w:val="009E3540"/>
    <w:rsid w:val="009E354B"/>
    <w:rsid w:val="009E3E93"/>
    <w:rsid w:val="009E3F11"/>
    <w:rsid w:val="009E4329"/>
    <w:rsid w:val="009E4FBF"/>
    <w:rsid w:val="009E5E0E"/>
    <w:rsid w:val="009E6CEE"/>
    <w:rsid w:val="009E78AA"/>
    <w:rsid w:val="009E79E5"/>
    <w:rsid w:val="009E7CCF"/>
    <w:rsid w:val="009F0008"/>
    <w:rsid w:val="009F0A33"/>
    <w:rsid w:val="009F0F67"/>
    <w:rsid w:val="009F0FFA"/>
    <w:rsid w:val="009F1528"/>
    <w:rsid w:val="009F1954"/>
    <w:rsid w:val="009F2406"/>
    <w:rsid w:val="009F2FAC"/>
    <w:rsid w:val="009F33BF"/>
    <w:rsid w:val="009F48DB"/>
    <w:rsid w:val="009F4F71"/>
    <w:rsid w:val="009F6CB0"/>
    <w:rsid w:val="009F6DBE"/>
    <w:rsid w:val="009F7636"/>
    <w:rsid w:val="00A0021C"/>
    <w:rsid w:val="00A0026F"/>
    <w:rsid w:val="00A006DF"/>
    <w:rsid w:val="00A008D0"/>
    <w:rsid w:val="00A01AA9"/>
    <w:rsid w:val="00A02551"/>
    <w:rsid w:val="00A02A63"/>
    <w:rsid w:val="00A04FB5"/>
    <w:rsid w:val="00A050BB"/>
    <w:rsid w:val="00A05146"/>
    <w:rsid w:val="00A059AF"/>
    <w:rsid w:val="00A06106"/>
    <w:rsid w:val="00A06433"/>
    <w:rsid w:val="00A0732E"/>
    <w:rsid w:val="00A0755C"/>
    <w:rsid w:val="00A07652"/>
    <w:rsid w:val="00A07BDA"/>
    <w:rsid w:val="00A10D1C"/>
    <w:rsid w:val="00A10FD4"/>
    <w:rsid w:val="00A11131"/>
    <w:rsid w:val="00A1175C"/>
    <w:rsid w:val="00A11799"/>
    <w:rsid w:val="00A12105"/>
    <w:rsid w:val="00A12ABD"/>
    <w:rsid w:val="00A14B7E"/>
    <w:rsid w:val="00A14F03"/>
    <w:rsid w:val="00A153D0"/>
    <w:rsid w:val="00A15B3D"/>
    <w:rsid w:val="00A15EEC"/>
    <w:rsid w:val="00A16743"/>
    <w:rsid w:val="00A16784"/>
    <w:rsid w:val="00A16DA5"/>
    <w:rsid w:val="00A17DEE"/>
    <w:rsid w:val="00A17E62"/>
    <w:rsid w:val="00A202A2"/>
    <w:rsid w:val="00A202CB"/>
    <w:rsid w:val="00A214C3"/>
    <w:rsid w:val="00A2314B"/>
    <w:rsid w:val="00A241D4"/>
    <w:rsid w:val="00A24655"/>
    <w:rsid w:val="00A24678"/>
    <w:rsid w:val="00A2542F"/>
    <w:rsid w:val="00A26192"/>
    <w:rsid w:val="00A26AA1"/>
    <w:rsid w:val="00A26E6F"/>
    <w:rsid w:val="00A2724E"/>
    <w:rsid w:val="00A329F7"/>
    <w:rsid w:val="00A32DB6"/>
    <w:rsid w:val="00A33160"/>
    <w:rsid w:val="00A3393C"/>
    <w:rsid w:val="00A33CE0"/>
    <w:rsid w:val="00A34C79"/>
    <w:rsid w:val="00A3553A"/>
    <w:rsid w:val="00A3575C"/>
    <w:rsid w:val="00A35A10"/>
    <w:rsid w:val="00A37448"/>
    <w:rsid w:val="00A376C4"/>
    <w:rsid w:val="00A37716"/>
    <w:rsid w:val="00A37E0D"/>
    <w:rsid w:val="00A40778"/>
    <w:rsid w:val="00A40D87"/>
    <w:rsid w:val="00A42F71"/>
    <w:rsid w:val="00A42F91"/>
    <w:rsid w:val="00A4409C"/>
    <w:rsid w:val="00A440EF"/>
    <w:rsid w:val="00A44710"/>
    <w:rsid w:val="00A44ADC"/>
    <w:rsid w:val="00A45C54"/>
    <w:rsid w:val="00A46011"/>
    <w:rsid w:val="00A46906"/>
    <w:rsid w:val="00A47536"/>
    <w:rsid w:val="00A47A84"/>
    <w:rsid w:val="00A47FEB"/>
    <w:rsid w:val="00A50166"/>
    <w:rsid w:val="00A50727"/>
    <w:rsid w:val="00A513A8"/>
    <w:rsid w:val="00A516B1"/>
    <w:rsid w:val="00A52DFB"/>
    <w:rsid w:val="00A52E07"/>
    <w:rsid w:val="00A52F2D"/>
    <w:rsid w:val="00A53938"/>
    <w:rsid w:val="00A540B4"/>
    <w:rsid w:val="00A543E7"/>
    <w:rsid w:val="00A544EF"/>
    <w:rsid w:val="00A54D3A"/>
    <w:rsid w:val="00A5546E"/>
    <w:rsid w:val="00A55643"/>
    <w:rsid w:val="00A57669"/>
    <w:rsid w:val="00A57BAD"/>
    <w:rsid w:val="00A57D29"/>
    <w:rsid w:val="00A60BF9"/>
    <w:rsid w:val="00A62751"/>
    <w:rsid w:val="00A631A4"/>
    <w:rsid w:val="00A637B2"/>
    <w:rsid w:val="00A6478D"/>
    <w:rsid w:val="00A64E1A"/>
    <w:rsid w:val="00A655C3"/>
    <w:rsid w:val="00A66396"/>
    <w:rsid w:val="00A700BC"/>
    <w:rsid w:val="00A70E2B"/>
    <w:rsid w:val="00A714A0"/>
    <w:rsid w:val="00A71A5B"/>
    <w:rsid w:val="00A72378"/>
    <w:rsid w:val="00A7288C"/>
    <w:rsid w:val="00A728D4"/>
    <w:rsid w:val="00A73429"/>
    <w:rsid w:val="00A745D4"/>
    <w:rsid w:val="00A75430"/>
    <w:rsid w:val="00A75435"/>
    <w:rsid w:val="00A76B12"/>
    <w:rsid w:val="00A76E58"/>
    <w:rsid w:val="00A76ED9"/>
    <w:rsid w:val="00A7767B"/>
    <w:rsid w:val="00A77846"/>
    <w:rsid w:val="00A77941"/>
    <w:rsid w:val="00A809EC"/>
    <w:rsid w:val="00A80D73"/>
    <w:rsid w:val="00A80E9A"/>
    <w:rsid w:val="00A80FE6"/>
    <w:rsid w:val="00A8135C"/>
    <w:rsid w:val="00A81B20"/>
    <w:rsid w:val="00A82210"/>
    <w:rsid w:val="00A82B9C"/>
    <w:rsid w:val="00A82FD8"/>
    <w:rsid w:val="00A8386A"/>
    <w:rsid w:val="00A84384"/>
    <w:rsid w:val="00A863C7"/>
    <w:rsid w:val="00A864B4"/>
    <w:rsid w:val="00A87C0A"/>
    <w:rsid w:val="00A911D0"/>
    <w:rsid w:val="00A912D5"/>
    <w:rsid w:val="00A91789"/>
    <w:rsid w:val="00A925A8"/>
    <w:rsid w:val="00A92BE1"/>
    <w:rsid w:val="00A92EA9"/>
    <w:rsid w:val="00A9362D"/>
    <w:rsid w:val="00A94421"/>
    <w:rsid w:val="00A94645"/>
    <w:rsid w:val="00A94858"/>
    <w:rsid w:val="00A960F1"/>
    <w:rsid w:val="00A96289"/>
    <w:rsid w:val="00A96E38"/>
    <w:rsid w:val="00A97339"/>
    <w:rsid w:val="00A979E9"/>
    <w:rsid w:val="00A97AE0"/>
    <w:rsid w:val="00A97CF7"/>
    <w:rsid w:val="00AA09FE"/>
    <w:rsid w:val="00AA22B3"/>
    <w:rsid w:val="00AA2931"/>
    <w:rsid w:val="00AA2D63"/>
    <w:rsid w:val="00AA2E5B"/>
    <w:rsid w:val="00AA3546"/>
    <w:rsid w:val="00AA5202"/>
    <w:rsid w:val="00AA5433"/>
    <w:rsid w:val="00AA5E85"/>
    <w:rsid w:val="00AA5F4A"/>
    <w:rsid w:val="00AA6271"/>
    <w:rsid w:val="00AA72BC"/>
    <w:rsid w:val="00AA7991"/>
    <w:rsid w:val="00AA7CDD"/>
    <w:rsid w:val="00AA7EB1"/>
    <w:rsid w:val="00AB0113"/>
    <w:rsid w:val="00AB0B20"/>
    <w:rsid w:val="00AB0CBD"/>
    <w:rsid w:val="00AB0DEA"/>
    <w:rsid w:val="00AB0EC4"/>
    <w:rsid w:val="00AB121B"/>
    <w:rsid w:val="00AB17D0"/>
    <w:rsid w:val="00AB296B"/>
    <w:rsid w:val="00AB382F"/>
    <w:rsid w:val="00AB3F25"/>
    <w:rsid w:val="00AB3FA2"/>
    <w:rsid w:val="00AB42A8"/>
    <w:rsid w:val="00AB43BF"/>
    <w:rsid w:val="00AB4E03"/>
    <w:rsid w:val="00AB5744"/>
    <w:rsid w:val="00AB5CA9"/>
    <w:rsid w:val="00AB6583"/>
    <w:rsid w:val="00AB69BB"/>
    <w:rsid w:val="00AB6FF0"/>
    <w:rsid w:val="00AB701D"/>
    <w:rsid w:val="00AB70F4"/>
    <w:rsid w:val="00AB75FA"/>
    <w:rsid w:val="00AC00A1"/>
    <w:rsid w:val="00AC0ED5"/>
    <w:rsid w:val="00AC19DE"/>
    <w:rsid w:val="00AC1B95"/>
    <w:rsid w:val="00AC1E8F"/>
    <w:rsid w:val="00AC2E9B"/>
    <w:rsid w:val="00AC31B2"/>
    <w:rsid w:val="00AC3855"/>
    <w:rsid w:val="00AC486E"/>
    <w:rsid w:val="00AC4948"/>
    <w:rsid w:val="00AC4C85"/>
    <w:rsid w:val="00AC5181"/>
    <w:rsid w:val="00AC5763"/>
    <w:rsid w:val="00AC5809"/>
    <w:rsid w:val="00AC5B35"/>
    <w:rsid w:val="00AC6621"/>
    <w:rsid w:val="00AC6A33"/>
    <w:rsid w:val="00AC74AE"/>
    <w:rsid w:val="00AD097F"/>
    <w:rsid w:val="00AD0B22"/>
    <w:rsid w:val="00AD1763"/>
    <w:rsid w:val="00AD20B3"/>
    <w:rsid w:val="00AD2DC0"/>
    <w:rsid w:val="00AD2EEB"/>
    <w:rsid w:val="00AD2F2D"/>
    <w:rsid w:val="00AD31BB"/>
    <w:rsid w:val="00AD328D"/>
    <w:rsid w:val="00AD3EDB"/>
    <w:rsid w:val="00AD4DF1"/>
    <w:rsid w:val="00AD67E3"/>
    <w:rsid w:val="00AE07AF"/>
    <w:rsid w:val="00AE0EBA"/>
    <w:rsid w:val="00AE0EEA"/>
    <w:rsid w:val="00AE101F"/>
    <w:rsid w:val="00AE12F3"/>
    <w:rsid w:val="00AE14A1"/>
    <w:rsid w:val="00AE171C"/>
    <w:rsid w:val="00AE1D2A"/>
    <w:rsid w:val="00AE20F5"/>
    <w:rsid w:val="00AE25C5"/>
    <w:rsid w:val="00AE2621"/>
    <w:rsid w:val="00AE2C10"/>
    <w:rsid w:val="00AE3AA8"/>
    <w:rsid w:val="00AE3C7F"/>
    <w:rsid w:val="00AE4321"/>
    <w:rsid w:val="00AE487D"/>
    <w:rsid w:val="00AE528C"/>
    <w:rsid w:val="00AE5451"/>
    <w:rsid w:val="00AE54DD"/>
    <w:rsid w:val="00AE5570"/>
    <w:rsid w:val="00AE5A26"/>
    <w:rsid w:val="00AE6F57"/>
    <w:rsid w:val="00AE75BF"/>
    <w:rsid w:val="00AE7DF4"/>
    <w:rsid w:val="00AF0A16"/>
    <w:rsid w:val="00AF108C"/>
    <w:rsid w:val="00AF16A8"/>
    <w:rsid w:val="00AF1D05"/>
    <w:rsid w:val="00AF1D4E"/>
    <w:rsid w:val="00AF21C8"/>
    <w:rsid w:val="00AF22BA"/>
    <w:rsid w:val="00AF29BC"/>
    <w:rsid w:val="00AF2BD6"/>
    <w:rsid w:val="00AF3742"/>
    <w:rsid w:val="00AF3A33"/>
    <w:rsid w:val="00AF3DC4"/>
    <w:rsid w:val="00AF4075"/>
    <w:rsid w:val="00AF4EAC"/>
    <w:rsid w:val="00AF4ED2"/>
    <w:rsid w:val="00AF4ED5"/>
    <w:rsid w:val="00AF566A"/>
    <w:rsid w:val="00AF6ABA"/>
    <w:rsid w:val="00AF7F53"/>
    <w:rsid w:val="00B00C62"/>
    <w:rsid w:val="00B00FE7"/>
    <w:rsid w:val="00B011DD"/>
    <w:rsid w:val="00B02495"/>
    <w:rsid w:val="00B02DB6"/>
    <w:rsid w:val="00B031FA"/>
    <w:rsid w:val="00B033E1"/>
    <w:rsid w:val="00B05E1F"/>
    <w:rsid w:val="00B07DD0"/>
    <w:rsid w:val="00B07F6D"/>
    <w:rsid w:val="00B10494"/>
    <w:rsid w:val="00B11644"/>
    <w:rsid w:val="00B11655"/>
    <w:rsid w:val="00B1192C"/>
    <w:rsid w:val="00B11B9C"/>
    <w:rsid w:val="00B12118"/>
    <w:rsid w:val="00B12A2E"/>
    <w:rsid w:val="00B12A6B"/>
    <w:rsid w:val="00B1310B"/>
    <w:rsid w:val="00B133EC"/>
    <w:rsid w:val="00B13FD9"/>
    <w:rsid w:val="00B143D9"/>
    <w:rsid w:val="00B14516"/>
    <w:rsid w:val="00B14D59"/>
    <w:rsid w:val="00B14F00"/>
    <w:rsid w:val="00B154CC"/>
    <w:rsid w:val="00B155CC"/>
    <w:rsid w:val="00B16F9F"/>
    <w:rsid w:val="00B17A54"/>
    <w:rsid w:val="00B17DE4"/>
    <w:rsid w:val="00B201FA"/>
    <w:rsid w:val="00B205CF"/>
    <w:rsid w:val="00B211F2"/>
    <w:rsid w:val="00B21264"/>
    <w:rsid w:val="00B22D4C"/>
    <w:rsid w:val="00B23B5D"/>
    <w:rsid w:val="00B244EC"/>
    <w:rsid w:val="00B248FA"/>
    <w:rsid w:val="00B249C2"/>
    <w:rsid w:val="00B26798"/>
    <w:rsid w:val="00B271F0"/>
    <w:rsid w:val="00B2751B"/>
    <w:rsid w:val="00B276FC"/>
    <w:rsid w:val="00B27D05"/>
    <w:rsid w:val="00B300C3"/>
    <w:rsid w:val="00B309FB"/>
    <w:rsid w:val="00B31220"/>
    <w:rsid w:val="00B31583"/>
    <w:rsid w:val="00B319A7"/>
    <w:rsid w:val="00B31C2C"/>
    <w:rsid w:val="00B32066"/>
    <w:rsid w:val="00B3367A"/>
    <w:rsid w:val="00B33BA4"/>
    <w:rsid w:val="00B33E84"/>
    <w:rsid w:val="00B34267"/>
    <w:rsid w:val="00B36788"/>
    <w:rsid w:val="00B3682B"/>
    <w:rsid w:val="00B36B37"/>
    <w:rsid w:val="00B375BE"/>
    <w:rsid w:val="00B402C3"/>
    <w:rsid w:val="00B40F86"/>
    <w:rsid w:val="00B4161F"/>
    <w:rsid w:val="00B4199A"/>
    <w:rsid w:val="00B41C7A"/>
    <w:rsid w:val="00B41E5A"/>
    <w:rsid w:val="00B42201"/>
    <w:rsid w:val="00B4334F"/>
    <w:rsid w:val="00B4392B"/>
    <w:rsid w:val="00B43B10"/>
    <w:rsid w:val="00B43E96"/>
    <w:rsid w:val="00B47B24"/>
    <w:rsid w:val="00B50F89"/>
    <w:rsid w:val="00B51362"/>
    <w:rsid w:val="00B514EB"/>
    <w:rsid w:val="00B517AE"/>
    <w:rsid w:val="00B51B16"/>
    <w:rsid w:val="00B51C19"/>
    <w:rsid w:val="00B523FF"/>
    <w:rsid w:val="00B528A6"/>
    <w:rsid w:val="00B537DE"/>
    <w:rsid w:val="00B53AC8"/>
    <w:rsid w:val="00B53E01"/>
    <w:rsid w:val="00B544D5"/>
    <w:rsid w:val="00B5492D"/>
    <w:rsid w:val="00B55829"/>
    <w:rsid w:val="00B558B7"/>
    <w:rsid w:val="00B56C06"/>
    <w:rsid w:val="00B571D7"/>
    <w:rsid w:val="00B57441"/>
    <w:rsid w:val="00B603A8"/>
    <w:rsid w:val="00B60BAD"/>
    <w:rsid w:val="00B619F0"/>
    <w:rsid w:val="00B61A4F"/>
    <w:rsid w:val="00B61E45"/>
    <w:rsid w:val="00B62575"/>
    <w:rsid w:val="00B6348F"/>
    <w:rsid w:val="00B63769"/>
    <w:rsid w:val="00B638BA"/>
    <w:rsid w:val="00B63F27"/>
    <w:rsid w:val="00B6414A"/>
    <w:rsid w:val="00B64522"/>
    <w:rsid w:val="00B64CD8"/>
    <w:rsid w:val="00B64F7C"/>
    <w:rsid w:val="00B65091"/>
    <w:rsid w:val="00B668F0"/>
    <w:rsid w:val="00B70474"/>
    <w:rsid w:val="00B706E0"/>
    <w:rsid w:val="00B71CE4"/>
    <w:rsid w:val="00B723A8"/>
    <w:rsid w:val="00B72533"/>
    <w:rsid w:val="00B737F6"/>
    <w:rsid w:val="00B73B6E"/>
    <w:rsid w:val="00B73DAE"/>
    <w:rsid w:val="00B73F06"/>
    <w:rsid w:val="00B75A18"/>
    <w:rsid w:val="00B75C07"/>
    <w:rsid w:val="00B75F92"/>
    <w:rsid w:val="00B7727D"/>
    <w:rsid w:val="00B7740E"/>
    <w:rsid w:val="00B7748A"/>
    <w:rsid w:val="00B7769A"/>
    <w:rsid w:val="00B77BF3"/>
    <w:rsid w:val="00B77D03"/>
    <w:rsid w:val="00B8038B"/>
    <w:rsid w:val="00B80D77"/>
    <w:rsid w:val="00B80DCB"/>
    <w:rsid w:val="00B81D84"/>
    <w:rsid w:val="00B8260A"/>
    <w:rsid w:val="00B83688"/>
    <w:rsid w:val="00B8370B"/>
    <w:rsid w:val="00B83C7B"/>
    <w:rsid w:val="00B8496B"/>
    <w:rsid w:val="00B855FA"/>
    <w:rsid w:val="00B856A3"/>
    <w:rsid w:val="00B864AE"/>
    <w:rsid w:val="00B86989"/>
    <w:rsid w:val="00B878AB"/>
    <w:rsid w:val="00B87947"/>
    <w:rsid w:val="00B90DE3"/>
    <w:rsid w:val="00B91E94"/>
    <w:rsid w:val="00B9236C"/>
    <w:rsid w:val="00B92986"/>
    <w:rsid w:val="00B931EF"/>
    <w:rsid w:val="00B93592"/>
    <w:rsid w:val="00B942DD"/>
    <w:rsid w:val="00B944CE"/>
    <w:rsid w:val="00B95533"/>
    <w:rsid w:val="00B9574E"/>
    <w:rsid w:val="00B9586D"/>
    <w:rsid w:val="00B958FC"/>
    <w:rsid w:val="00B964B4"/>
    <w:rsid w:val="00BA02F9"/>
    <w:rsid w:val="00BA052F"/>
    <w:rsid w:val="00BA2D3F"/>
    <w:rsid w:val="00BA3C71"/>
    <w:rsid w:val="00BA4819"/>
    <w:rsid w:val="00BA4B11"/>
    <w:rsid w:val="00BA521D"/>
    <w:rsid w:val="00BA5BD7"/>
    <w:rsid w:val="00BA641B"/>
    <w:rsid w:val="00BA6C0A"/>
    <w:rsid w:val="00BA72B0"/>
    <w:rsid w:val="00BA739E"/>
    <w:rsid w:val="00BA7995"/>
    <w:rsid w:val="00BA7F4C"/>
    <w:rsid w:val="00BB0148"/>
    <w:rsid w:val="00BB038D"/>
    <w:rsid w:val="00BB093D"/>
    <w:rsid w:val="00BB0E3E"/>
    <w:rsid w:val="00BB2247"/>
    <w:rsid w:val="00BB2AA6"/>
    <w:rsid w:val="00BB312F"/>
    <w:rsid w:val="00BB39D1"/>
    <w:rsid w:val="00BB3D6D"/>
    <w:rsid w:val="00BB439D"/>
    <w:rsid w:val="00BB490D"/>
    <w:rsid w:val="00BB4A53"/>
    <w:rsid w:val="00BB550B"/>
    <w:rsid w:val="00BB6AE0"/>
    <w:rsid w:val="00BB722D"/>
    <w:rsid w:val="00BB741B"/>
    <w:rsid w:val="00BB7A2D"/>
    <w:rsid w:val="00BB7DF8"/>
    <w:rsid w:val="00BC0029"/>
    <w:rsid w:val="00BC0143"/>
    <w:rsid w:val="00BC0261"/>
    <w:rsid w:val="00BC0A06"/>
    <w:rsid w:val="00BC0D31"/>
    <w:rsid w:val="00BC0FA5"/>
    <w:rsid w:val="00BC2B82"/>
    <w:rsid w:val="00BC3249"/>
    <w:rsid w:val="00BC3D10"/>
    <w:rsid w:val="00BC3DAA"/>
    <w:rsid w:val="00BC4742"/>
    <w:rsid w:val="00BC4F18"/>
    <w:rsid w:val="00BC58B5"/>
    <w:rsid w:val="00BC6940"/>
    <w:rsid w:val="00BC6F49"/>
    <w:rsid w:val="00BC7A13"/>
    <w:rsid w:val="00BD0969"/>
    <w:rsid w:val="00BD0D3C"/>
    <w:rsid w:val="00BD0DBD"/>
    <w:rsid w:val="00BD0F02"/>
    <w:rsid w:val="00BD1609"/>
    <w:rsid w:val="00BD1A7D"/>
    <w:rsid w:val="00BD1D62"/>
    <w:rsid w:val="00BD1F83"/>
    <w:rsid w:val="00BD2F2D"/>
    <w:rsid w:val="00BD46B2"/>
    <w:rsid w:val="00BD5100"/>
    <w:rsid w:val="00BD53A7"/>
    <w:rsid w:val="00BD58E1"/>
    <w:rsid w:val="00BD5A9D"/>
    <w:rsid w:val="00BD5C76"/>
    <w:rsid w:val="00BD5DC1"/>
    <w:rsid w:val="00BD75AE"/>
    <w:rsid w:val="00BE05A7"/>
    <w:rsid w:val="00BE0E01"/>
    <w:rsid w:val="00BE1F91"/>
    <w:rsid w:val="00BE30D1"/>
    <w:rsid w:val="00BE3B4D"/>
    <w:rsid w:val="00BE4902"/>
    <w:rsid w:val="00BE521D"/>
    <w:rsid w:val="00BE655E"/>
    <w:rsid w:val="00BE6575"/>
    <w:rsid w:val="00BE65CE"/>
    <w:rsid w:val="00BE7A86"/>
    <w:rsid w:val="00BE7B17"/>
    <w:rsid w:val="00BE7C12"/>
    <w:rsid w:val="00BE7E78"/>
    <w:rsid w:val="00BF077F"/>
    <w:rsid w:val="00BF0BA7"/>
    <w:rsid w:val="00BF29D1"/>
    <w:rsid w:val="00BF2AF8"/>
    <w:rsid w:val="00BF2DA4"/>
    <w:rsid w:val="00BF4AB9"/>
    <w:rsid w:val="00BF4D06"/>
    <w:rsid w:val="00BF5666"/>
    <w:rsid w:val="00BF7614"/>
    <w:rsid w:val="00BF7FCD"/>
    <w:rsid w:val="00C00005"/>
    <w:rsid w:val="00C00C39"/>
    <w:rsid w:val="00C01025"/>
    <w:rsid w:val="00C010D6"/>
    <w:rsid w:val="00C01329"/>
    <w:rsid w:val="00C01850"/>
    <w:rsid w:val="00C0246A"/>
    <w:rsid w:val="00C02679"/>
    <w:rsid w:val="00C02CE6"/>
    <w:rsid w:val="00C03185"/>
    <w:rsid w:val="00C03467"/>
    <w:rsid w:val="00C0448F"/>
    <w:rsid w:val="00C05412"/>
    <w:rsid w:val="00C06AE2"/>
    <w:rsid w:val="00C07156"/>
    <w:rsid w:val="00C10BCD"/>
    <w:rsid w:val="00C125A6"/>
    <w:rsid w:val="00C13CCA"/>
    <w:rsid w:val="00C146CA"/>
    <w:rsid w:val="00C1478F"/>
    <w:rsid w:val="00C15B8D"/>
    <w:rsid w:val="00C1738E"/>
    <w:rsid w:val="00C1793A"/>
    <w:rsid w:val="00C20D90"/>
    <w:rsid w:val="00C218A2"/>
    <w:rsid w:val="00C21B76"/>
    <w:rsid w:val="00C224C9"/>
    <w:rsid w:val="00C2377F"/>
    <w:rsid w:val="00C237A1"/>
    <w:rsid w:val="00C23F57"/>
    <w:rsid w:val="00C24C94"/>
    <w:rsid w:val="00C25638"/>
    <w:rsid w:val="00C25E4D"/>
    <w:rsid w:val="00C26DBD"/>
    <w:rsid w:val="00C275A8"/>
    <w:rsid w:val="00C306BE"/>
    <w:rsid w:val="00C32583"/>
    <w:rsid w:val="00C32EEF"/>
    <w:rsid w:val="00C3369E"/>
    <w:rsid w:val="00C3418F"/>
    <w:rsid w:val="00C35292"/>
    <w:rsid w:val="00C36E5C"/>
    <w:rsid w:val="00C36E75"/>
    <w:rsid w:val="00C40B5B"/>
    <w:rsid w:val="00C40DEE"/>
    <w:rsid w:val="00C4134A"/>
    <w:rsid w:val="00C41915"/>
    <w:rsid w:val="00C432CF"/>
    <w:rsid w:val="00C436F9"/>
    <w:rsid w:val="00C43C01"/>
    <w:rsid w:val="00C4512C"/>
    <w:rsid w:val="00C45165"/>
    <w:rsid w:val="00C4520C"/>
    <w:rsid w:val="00C45D47"/>
    <w:rsid w:val="00C4641D"/>
    <w:rsid w:val="00C464B7"/>
    <w:rsid w:val="00C468F5"/>
    <w:rsid w:val="00C46B48"/>
    <w:rsid w:val="00C47E0E"/>
    <w:rsid w:val="00C50AD2"/>
    <w:rsid w:val="00C50B57"/>
    <w:rsid w:val="00C52F7D"/>
    <w:rsid w:val="00C5308D"/>
    <w:rsid w:val="00C53362"/>
    <w:rsid w:val="00C5346D"/>
    <w:rsid w:val="00C53834"/>
    <w:rsid w:val="00C539C4"/>
    <w:rsid w:val="00C5402A"/>
    <w:rsid w:val="00C55143"/>
    <w:rsid w:val="00C552A9"/>
    <w:rsid w:val="00C555B1"/>
    <w:rsid w:val="00C56213"/>
    <w:rsid w:val="00C566A1"/>
    <w:rsid w:val="00C571D1"/>
    <w:rsid w:val="00C57247"/>
    <w:rsid w:val="00C577B7"/>
    <w:rsid w:val="00C6044A"/>
    <w:rsid w:val="00C60711"/>
    <w:rsid w:val="00C60FC0"/>
    <w:rsid w:val="00C613A2"/>
    <w:rsid w:val="00C61FA9"/>
    <w:rsid w:val="00C62E3C"/>
    <w:rsid w:val="00C631C9"/>
    <w:rsid w:val="00C634E2"/>
    <w:rsid w:val="00C63660"/>
    <w:rsid w:val="00C64AD2"/>
    <w:rsid w:val="00C65AB8"/>
    <w:rsid w:val="00C66DB1"/>
    <w:rsid w:val="00C67129"/>
    <w:rsid w:val="00C675D6"/>
    <w:rsid w:val="00C67CA2"/>
    <w:rsid w:val="00C67FC4"/>
    <w:rsid w:val="00C7039C"/>
    <w:rsid w:val="00C70681"/>
    <w:rsid w:val="00C708C2"/>
    <w:rsid w:val="00C70B94"/>
    <w:rsid w:val="00C71B45"/>
    <w:rsid w:val="00C74226"/>
    <w:rsid w:val="00C74F8C"/>
    <w:rsid w:val="00C75130"/>
    <w:rsid w:val="00C76024"/>
    <w:rsid w:val="00C765AB"/>
    <w:rsid w:val="00C766FF"/>
    <w:rsid w:val="00C80C91"/>
    <w:rsid w:val="00C80CB4"/>
    <w:rsid w:val="00C80DCB"/>
    <w:rsid w:val="00C818DD"/>
    <w:rsid w:val="00C82448"/>
    <w:rsid w:val="00C826ED"/>
    <w:rsid w:val="00C82C9A"/>
    <w:rsid w:val="00C82E64"/>
    <w:rsid w:val="00C8362E"/>
    <w:rsid w:val="00C838DD"/>
    <w:rsid w:val="00C845D1"/>
    <w:rsid w:val="00C84BE7"/>
    <w:rsid w:val="00C87DFF"/>
    <w:rsid w:val="00C90181"/>
    <w:rsid w:val="00C91A6F"/>
    <w:rsid w:val="00C9208E"/>
    <w:rsid w:val="00C921D9"/>
    <w:rsid w:val="00C92923"/>
    <w:rsid w:val="00C93D75"/>
    <w:rsid w:val="00C953BB"/>
    <w:rsid w:val="00C95E90"/>
    <w:rsid w:val="00C96494"/>
    <w:rsid w:val="00C96A72"/>
    <w:rsid w:val="00C9774C"/>
    <w:rsid w:val="00CA0002"/>
    <w:rsid w:val="00CA0230"/>
    <w:rsid w:val="00CA049A"/>
    <w:rsid w:val="00CA0B67"/>
    <w:rsid w:val="00CA10D9"/>
    <w:rsid w:val="00CA27FA"/>
    <w:rsid w:val="00CA2860"/>
    <w:rsid w:val="00CA336E"/>
    <w:rsid w:val="00CA3F85"/>
    <w:rsid w:val="00CA4048"/>
    <w:rsid w:val="00CA456F"/>
    <w:rsid w:val="00CA4B3E"/>
    <w:rsid w:val="00CA4BAA"/>
    <w:rsid w:val="00CA4CC6"/>
    <w:rsid w:val="00CA4D56"/>
    <w:rsid w:val="00CA5733"/>
    <w:rsid w:val="00CA6F62"/>
    <w:rsid w:val="00CA7B42"/>
    <w:rsid w:val="00CA7B9B"/>
    <w:rsid w:val="00CB0047"/>
    <w:rsid w:val="00CB0321"/>
    <w:rsid w:val="00CB1243"/>
    <w:rsid w:val="00CB19B0"/>
    <w:rsid w:val="00CB1F5B"/>
    <w:rsid w:val="00CB23A5"/>
    <w:rsid w:val="00CB2A03"/>
    <w:rsid w:val="00CB3E20"/>
    <w:rsid w:val="00CB4153"/>
    <w:rsid w:val="00CB43FE"/>
    <w:rsid w:val="00CB4480"/>
    <w:rsid w:val="00CB55C2"/>
    <w:rsid w:val="00CB6157"/>
    <w:rsid w:val="00CB62EB"/>
    <w:rsid w:val="00CB6A13"/>
    <w:rsid w:val="00CB7130"/>
    <w:rsid w:val="00CB7178"/>
    <w:rsid w:val="00CB76D9"/>
    <w:rsid w:val="00CB7DB7"/>
    <w:rsid w:val="00CB7E50"/>
    <w:rsid w:val="00CC06DF"/>
    <w:rsid w:val="00CC086B"/>
    <w:rsid w:val="00CC0B54"/>
    <w:rsid w:val="00CC1270"/>
    <w:rsid w:val="00CC1955"/>
    <w:rsid w:val="00CC2287"/>
    <w:rsid w:val="00CC272D"/>
    <w:rsid w:val="00CC2C35"/>
    <w:rsid w:val="00CC3357"/>
    <w:rsid w:val="00CC3AD2"/>
    <w:rsid w:val="00CC648F"/>
    <w:rsid w:val="00CD01A6"/>
    <w:rsid w:val="00CD09BE"/>
    <w:rsid w:val="00CD15F6"/>
    <w:rsid w:val="00CD1972"/>
    <w:rsid w:val="00CD2B1C"/>
    <w:rsid w:val="00CD329C"/>
    <w:rsid w:val="00CD3B40"/>
    <w:rsid w:val="00CD3DFC"/>
    <w:rsid w:val="00CD459D"/>
    <w:rsid w:val="00CD5F87"/>
    <w:rsid w:val="00CD66C5"/>
    <w:rsid w:val="00CD68AE"/>
    <w:rsid w:val="00CD6B0D"/>
    <w:rsid w:val="00CD77BD"/>
    <w:rsid w:val="00CD7B6C"/>
    <w:rsid w:val="00CE0820"/>
    <w:rsid w:val="00CE09BA"/>
    <w:rsid w:val="00CE1503"/>
    <w:rsid w:val="00CE18D9"/>
    <w:rsid w:val="00CE1BEF"/>
    <w:rsid w:val="00CE2116"/>
    <w:rsid w:val="00CE38BF"/>
    <w:rsid w:val="00CE3951"/>
    <w:rsid w:val="00CE4F24"/>
    <w:rsid w:val="00CE537B"/>
    <w:rsid w:val="00CE53FD"/>
    <w:rsid w:val="00CE6243"/>
    <w:rsid w:val="00CE6CC3"/>
    <w:rsid w:val="00CE6D81"/>
    <w:rsid w:val="00CE718B"/>
    <w:rsid w:val="00CE7CAC"/>
    <w:rsid w:val="00CF0919"/>
    <w:rsid w:val="00CF0AE3"/>
    <w:rsid w:val="00CF0F93"/>
    <w:rsid w:val="00CF12F7"/>
    <w:rsid w:val="00CF159B"/>
    <w:rsid w:val="00CF166D"/>
    <w:rsid w:val="00CF1810"/>
    <w:rsid w:val="00CF1C05"/>
    <w:rsid w:val="00CF347D"/>
    <w:rsid w:val="00CF3B46"/>
    <w:rsid w:val="00CF4B1A"/>
    <w:rsid w:val="00CF522F"/>
    <w:rsid w:val="00CF6A5A"/>
    <w:rsid w:val="00CF6B07"/>
    <w:rsid w:val="00CF77AB"/>
    <w:rsid w:val="00D00CA6"/>
    <w:rsid w:val="00D00E27"/>
    <w:rsid w:val="00D03128"/>
    <w:rsid w:val="00D03E7E"/>
    <w:rsid w:val="00D0441B"/>
    <w:rsid w:val="00D046D4"/>
    <w:rsid w:val="00D04DF2"/>
    <w:rsid w:val="00D04F44"/>
    <w:rsid w:val="00D052A2"/>
    <w:rsid w:val="00D070D0"/>
    <w:rsid w:val="00D078CB"/>
    <w:rsid w:val="00D07EB0"/>
    <w:rsid w:val="00D10893"/>
    <w:rsid w:val="00D1098F"/>
    <w:rsid w:val="00D10AF3"/>
    <w:rsid w:val="00D116A4"/>
    <w:rsid w:val="00D11E97"/>
    <w:rsid w:val="00D12713"/>
    <w:rsid w:val="00D13299"/>
    <w:rsid w:val="00D1370B"/>
    <w:rsid w:val="00D13D2B"/>
    <w:rsid w:val="00D1520C"/>
    <w:rsid w:val="00D15835"/>
    <w:rsid w:val="00D162A4"/>
    <w:rsid w:val="00D162D9"/>
    <w:rsid w:val="00D163E8"/>
    <w:rsid w:val="00D1650A"/>
    <w:rsid w:val="00D16549"/>
    <w:rsid w:val="00D16580"/>
    <w:rsid w:val="00D1690D"/>
    <w:rsid w:val="00D17287"/>
    <w:rsid w:val="00D20010"/>
    <w:rsid w:val="00D200EF"/>
    <w:rsid w:val="00D21ED9"/>
    <w:rsid w:val="00D2262F"/>
    <w:rsid w:val="00D2481B"/>
    <w:rsid w:val="00D24FD8"/>
    <w:rsid w:val="00D2507E"/>
    <w:rsid w:val="00D258A2"/>
    <w:rsid w:val="00D27C44"/>
    <w:rsid w:val="00D31C1E"/>
    <w:rsid w:val="00D31D83"/>
    <w:rsid w:val="00D32BC0"/>
    <w:rsid w:val="00D34827"/>
    <w:rsid w:val="00D350C7"/>
    <w:rsid w:val="00D361E0"/>
    <w:rsid w:val="00D37AA4"/>
    <w:rsid w:val="00D412CC"/>
    <w:rsid w:val="00D428FE"/>
    <w:rsid w:val="00D436A7"/>
    <w:rsid w:val="00D442B5"/>
    <w:rsid w:val="00D44AD2"/>
    <w:rsid w:val="00D45C6F"/>
    <w:rsid w:val="00D47110"/>
    <w:rsid w:val="00D477D0"/>
    <w:rsid w:val="00D47F1E"/>
    <w:rsid w:val="00D504AB"/>
    <w:rsid w:val="00D50AC2"/>
    <w:rsid w:val="00D521F5"/>
    <w:rsid w:val="00D52259"/>
    <w:rsid w:val="00D52B51"/>
    <w:rsid w:val="00D53762"/>
    <w:rsid w:val="00D53A6B"/>
    <w:rsid w:val="00D53A6C"/>
    <w:rsid w:val="00D5401D"/>
    <w:rsid w:val="00D540B5"/>
    <w:rsid w:val="00D54B5E"/>
    <w:rsid w:val="00D55E48"/>
    <w:rsid w:val="00D5639F"/>
    <w:rsid w:val="00D56CF6"/>
    <w:rsid w:val="00D57177"/>
    <w:rsid w:val="00D57967"/>
    <w:rsid w:val="00D57A3B"/>
    <w:rsid w:val="00D57D61"/>
    <w:rsid w:val="00D6040F"/>
    <w:rsid w:val="00D613E7"/>
    <w:rsid w:val="00D62F6F"/>
    <w:rsid w:val="00D63A96"/>
    <w:rsid w:val="00D63B9A"/>
    <w:rsid w:val="00D63FAD"/>
    <w:rsid w:val="00D64365"/>
    <w:rsid w:val="00D645CC"/>
    <w:rsid w:val="00D645D3"/>
    <w:rsid w:val="00D6462C"/>
    <w:rsid w:val="00D64FCE"/>
    <w:rsid w:val="00D654BC"/>
    <w:rsid w:val="00D65666"/>
    <w:rsid w:val="00D65B33"/>
    <w:rsid w:val="00D65CE7"/>
    <w:rsid w:val="00D66557"/>
    <w:rsid w:val="00D66F34"/>
    <w:rsid w:val="00D67893"/>
    <w:rsid w:val="00D67C56"/>
    <w:rsid w:val="00D70B3F"/>
    <w:rsid w:val="00D70C20"/>
    <w:rsid w:val="00D70CFF"/>
    <w:rsid w:val="00D70FDF"/>
    <w:rsid w:val="00D71E24"/>
    <w:rsid w:val="00D7218E"/>
    <w:rsid w:val="00D72A4C"/>
    <w:rsid w:val="00D72E0B"/>
    <w:rsid w:val="00D73095"/>
    <w:rsid w:val="00D7386F"/>
    <w:rsid w:val="00D73BC6"/>
    <w:rsid w:val="00D74A81"/>
    <w:rsid w:val="00D74E30"/>
    <w:rsid w:val="00D75CD9"/>
    <w:rsid w:val="00D75E9B"/>
    <w:rsid w:val="00D7628B"/>
    <w:rsid w:val="00D76CE5"/>
    <w:rsid w:val="00D76E31"/>
    <w:rsid w:val="00D80032"/>
    <w:rsid w:val="00D8045F"/>
    <w:rsid w:val="00D816E6"/>
    <w:rsid w:val="00D81E0A"/>
    <w:rsid w:val="00D825B4"/>
    <w:rsid w:val="00D82E69"/>
    <w:rsid w:val="00D83430"/>
    <w:rsid w:val="00D85AB1"/>
    <w:rsid w:val="00D86131"/>
    <w:rsid w:val="00D86845"/>
    <w:rsid w:val="00D87EF4"/>
    <w:rsid w:val="00D90572"/>
    <w:rsid w:val="00D9131E"/>
    <w:rsid w:val="00D915DA"/>
    <w:rsid w:val="00D917E8"/>
    <w:rsid w:val="00D91A48"/>
    <w:rsid w:val="00D925DC"/>
    <w:rsid w:val="00D9274B"/>
    <w:rsid w:val="00D93053"/>
    <w:rsid w:val="00D932BD"/>
    <w:rsid w:val="00D943C2"/>
    <w:rsid w:val="00D94B4C"/>
    <w:rsid w:val="00D95542"/>
    <w:rsid w:val="00D95B54"/>
    <w:rsid w:val="00D95FC8"/>
    <w:rsid w:val="00D975B6"/>
    <w:rsid w:val="00DA0DE2"/>
    <w:rsid w:val="00DA1B6F"/>
    <w:rsid w:val="00DA1DC7"/>
    <w:rsid w:val="00DA2346"/>
    <w:rsid w:val="00DA28A5"/>
    <w:rsid w:val="00DA2E9C"/>
    <w:rsid w:val="00DA4A7E"/>
    <w:rsid w:val="00DA4C4A"/>
    <w:rsid w:val="00DA52F1"/>
    <w:rsid w:val="00DA550F"/>
    <w:rsid w:val="00DA5912"/>
    <w:rsid w:val="00DA5955"/>
    <w:rsid w:val="00DA5F44"/>
    <w:rsid w:val="00DA674E"/>
    <w:rsid w:val="00DA7200"/>
    <w:rsid w:val="00DA7B09"/>
    <w:rsid w:val="00DB005B"/>
    <w:rsid w:val="00DB0829"/>
    <w:rsid w:val="00DB0D88"/>
    <w:rsid w:val="00DB134F"/>
    <w:rsid w:val="00DB1BE9"/>
    <w:rsid w:val="00DB289D"/>
    <w:rsid w:val="00DB2F67"/>
    <w:rsid w:val="00DB35F7"/>
    <w:rsid w:val="00DB3AF1"/>
    <w:rsid w:val="00DB3D77"/>
    <w:rsid w:val="00DB439D"/>
    <w:rsid w:val="00DB4523"/>
    <w:rsid w:val="00DB5252"/>
    <w:rsid w:val="00DB5462"/>
    <w:rsid w:val="00DB6A29"/>
    <w:rsid w:val="00DB6A81"/>
    <w:rsid w:val="00DB7202"/>
    <w:rsid w:val="00DB7C75"/>
    <w:rsid w:val="00DB7EF9"/>
    <w:rsid w:val="00DC0A49"/>
    <w:rsid w:val="00DC0B33"/>
    <w:rsid w:val="00DC0DDC"/>
    <w:rsid w:val="00DC1770"/>
    <w:rsid w:val="00DC1829"/>
    <w:rsid w:val="00DC415E"/>
    <w:rsid w:val="00DC5645"/>
    <w:rsid w:val="00DC5B1F"/>
    <w:rsid w:val="00DC5D5B"/>
    <w:rsid w:val="00DC6F96"/>
    <w:rsid w:val="00DC7D87"/>
    <w:rsid w:val="00DD0245"/>
    <w:rsid w:val="00DD0CCE"/>
    <w:rsid w:val="00DD113D"/>
    <w:rsid w:val="00DD2C48"/>
    <w:rsid w:val="00DD2CA1"/>
    <w:rsid w:val="00DD321B"/>
    <w:rsid w:val="00DD3D31"/>
    <w:rsid w:val="00DD3D5B"/>
    <w:rsid w:val="00DD410E"/>
    <w:rsid w:val="00DD41B0"/>
    <w:rsid w:val="00DD41EF"/>
    <w:rsid w:val="00DD43BD"/>
    <w:rsid w:val="00DD4564"/>
    <w:rsid w:val="00DD583E"/>
    <w:rsid w:val="00DD5E16"/>
    <w:rsid w:val="00DD5F96"/>
    <w:rsid w:val="00DD7039"/>
    <w:rsid w:val="00DD70F5"/>
    <w:rsid w:val="00DE044A"/>
    <w:rsid w:val="00DE09C7"/>
    <w:rsid w:val="00DE12A7"/>
    <w:rsid w:val="00DE2010"/>
    <w:rsid w:val="00DE2D03"/>
    <w:rsid w:val="00DE3232"/>
    <w:rsid w:val="00DE36C6"/>
    <w:rsid w:val="00DE519B"/>
    <w:rsid w:val="00DE53C7"/>
    <w:rsid w:val="00DE6803"/>
    <w:rsid w:val="00DF0164"/>
    <w:rsid w:val="00DF04D2"/>
    <w:rsid w:val="00DF08EC"/>
    <w:rsid w:val="00DF0B91"/>
    <w:rsid w:val="00DF1145"/>
    <w:rsid w:val="00DF1729"/>
    <w:rsid w:val="00DF19D9"/>
    <w:rsid w:val="00DF1E2D"/>
    <w:rsid w:val="00DF1F73"/>
    <w:rsid w:val="00DF2009"/>
    <w:rsid w:val="00DF2A39"/>
    <w:rsid w:val="00DF368F"/>
    <w:rsid w:val="00DF5066"/>
    <w:rsid w:val="00DF52A8"/>
    <w:rsid w:val="00DF5710"/>
    <w:rsid w:val="00DF5CD5"/>
    <w:rsid w:val="00DF5D27"/>
    <w:rsid w:val="00DF673C"/>
    <w:rsid w:val="00DF6D65"/>
    <w:rsid w:val="00DF73A3"/>
    <w:rsid w:val="00DF779B"/>
    <w:rsid w:val="00E00F0B"/>
    <w:rsid w:val="00E011D9"/>
    <w:rsid w:val="00E01E38"/>
    <w:rsid w:val="00E0277E"/>
    <w:rsid w:val="00E04F4D"/>
    <w:rsid w:val="00E0571D"/>
    <w:rsid w:val="00E06086"/>
    <w:rsid w:val="00E068A7"/>
    <w:rsid w:val="00E06B3C"/>
    <w:rsid w:val="00E06DC5"/>
    <w:rsid w:val="00E06E91"/>
    <w:rsid w:val="00E07F05"/>
    <w:rsid w:val="00E10267"/>
    <w:rsid w:val="00E10D0B"/>
    <w:rsid w:val="00E10DBC"/>
    <w:rsid w:val="00E11582"/>
    <w:rsid w:val="00E1165C"/>
    <w:rsid w:val="00E118D5"/>
    <w:rsid w:val="00E1248B"/>
    <w:rsid w:val="00E12C50"/>
    <w:rsid w:val="00E13195"/>
    <w:rsid w:val="00E134A1"/>
    <w:rsid w:val="00E13828"/>
    <w:rsid w:val="00E14042"/>
    <w:rsid w:val="00E14FA2"/>
    <w:rsid w:val="00E15DEA"/>
    <w:rsid w:val="00E15E99"/>
    <w:rsid w:val="00E160E0"/>
    <w:rsid w:val="00E16105"/>
    <w:rsid w:val="00E164F4"/>
    <w:rsid w:val="00E16ECB"/>
    <w:rsid w:val="00E17355"/>
    <w:rsid w:val="00E179F0"/>
    <w:rsid w:val="00E17DF2"/>
    <w:rsid w:val="00E2139B"/>
    <w:rsid w:val="00E2239A"/>
    <w:rsid w:val="00E229A3"/>
    <w:rsid w:val="00E2310D"/>
    <w:rsid w:val="00E23C0B"/>
    <w:rsid w:val="00E23F5F"/>
    <w:rsid w:val="00E240BD"/>
    <w:rsid w:val="00E24DBE"/>
    <w:rsid w:val="00E2531B"/>
    <w:rsid w:val="00E25E99"/>
    <w:rsid w:val="00E30804"/>
    <w:rsid w:val="00E31098"/>
    <w:rsid w:val="00E318EF"/>
    <w:rsid w:val="00E328E4"/>
    <w:rsid w:val="00E33D88"/>
    <w:rsid w:val="00E33F02"/>
    <w:rsid w:val="00E33F8A"/>
    <w:rsid w:val="00E34CFC"/>
    <w:rsid w:val="00E3596D"/>
    <w:rsid w:val="00E35EDB"/>
    <w:rsid w:val="00E35FBE"/>
    <w:rsid w:val="00E36A39"/>
    <w:rsid w:val="00E36E98"/>
    <w:rsid w:val="00E377B9"/>
    <w:rsid w:val="00E37C43"/>
    <w:rsid w:val="00E40257"/>
    <w:rsid w:val="00E403C6"/>
    <w:rsid w:val="00E408E1"/>
    <w:rsid w:val="00E40D14"/>
    <w:rsid w:val="00E41112"/>
    <w:rsid w:val="00E423C7"/>
    <w:rsid w:val="00E42863"/>
    <w:rsid w:val="00E428A2"/>
    <w:rsid w:val="00E43009"/>
    <w:rsid w:val="00E43426"/>
    <w:rsid w:val="00E435AC"/>
    <w:rsid w:val="00E443C0"/>
    <w:rsid w:val="00E44821"/>
    <w:rsid w:val="00E44F8F"/>
    <w:rsid w:val="00E4513E"/>
    <w:rsid w:val="00E457B4"/>
    <w:rsid w:val="00E46161"/>
    <w:rsid w:val="00E46322"/>
    <w:rsid w:val="00E46806"/>
    <w:rsid w:val="00E477A8"/>
    <w:rsid w:val="00E47EF5"/>
    <w:rsid w:val="00E50546"/>
    <w:rsid w:val="00E50DDE"/>
    <w:rsid w:val="00E515C7"/>
    <w:rsid w:val="00E526D1"/>
    <w:rsid w:val="00E52D62"/>
    <w:rsid w:val="00E52EB6"/>
    <w:rsid w:val="00E536B9"/>
    <w:rsid w:val="00E538BF"/>
    <w:rsid w:val="00E53F31"/>
    <w:rsid w:val="00E54EF0"/>
    <w:rsid w:val="00E5596E"/>
    <w:rsid w:val="00E565FA"/>
    <w:rsid w:val="00E56A5D"/>
    <w:rsid w:val="00E56CC1"/>
    <w:rsid w:val="00E56DC4"/>
    <w:rsid w:val="00E57077"/>
    <w:rsid w:val="00E57458"/>
    <w:rsid w:val="00E61208"/>
    <w:rsid w:val="00E6273A"/>
    <w:rsid w:val="00E628F5"/>
    <w:rsid w:val="00E638C1"/>
    <w:rsid w:val="00E645E5"/>
    <w:rsid w:val="00E64BC9"/>
    <w:rsid w:val="00E64F33"/>
    <w:rsid w:val="00E6561E"/>
    <w:rsid w:val="00E66CF3"/>
    <w:rsid w:val="00E66EA6"/>
    <w:rsid w:val="00E6704C"/>
    <w:rsid w:val="00E670C3"/>
    <w:rsid w:val="00E672EC"/>
    <w:rsid w:val="00E7020A"/>
    <w:rsid w:val="00E7048A"/>
    <w:rsid w:val="00E70EB4"/>
    <w:rsid w:val="00E712FD"/>
    <w:rsid w:val="00E715BC"/>
    <w:rsid w:val="00E7204D"/>
    <w:rsid w:val="00E72356"/>
    <w:rsid w:val="00E7240D"/>
    <w:rsid w:val="00E72976"/>
    <w:rsid w:val="00E72CDD"/>
    <w:rsid w:val="00E73A01"/>
    <w:rsid w:val="00E742F1"/>
    <w:rsid w:val="00E74307"/>
    <w:rsid w:val="00E74A99"/>
    <w:rsid w:val="00E767EF"/>
    <w:rsid w:val="00E76E56"/>
    <w:rsid w:val="00E77688"/>
    <w:rsid w:val="00E77845"/>
    <w:rsid w:val="00E7788F"/>
    <w:rsid w:val="00E77B86"/>
    <w:rsid w:val="00E77B94"/>
    <w:rsid w:val="00E803F5"/>
    <w:rsid w:val="00E80811"/>
    <w:rsid w:val="00E80B84"/>
    <w:rsid w:val="00E837B5"/>
    <w:rsid w:val="00E83D90"/>
    <w:rsid w:val="00E83F23"/>
    <w:rsid w:val="00E83FD5"/>
    <w:rsid w:val="00E84EE0"/>
    <w:rsid w:val="00E85384"/>
    <w:rsid w:val="00E86230"/>
    <w:rsid w:val="00E864EF"/>
    <w:rsid w:val="00E867ED"/>
    <w:rsid w:val="00E86935"/>
    <w:rsid w:val="00E87290"/>
    <w:rsid w:val="00E90DDC"/>
    <w:rsid w:val="00E915FC"/>
    <w:rsid w:val="00E937CC"/>
    <w:rsid w:val="00E94731"/>
    <w:rsid w:val="00E94C1D"/>
    <w:rsid w:val="00E94DE0"/>
    <w:rsid w:val="00E951FF"/>
    <w:rsid w:val="00E95E91"/>
    <w:rsid w:val="00E97725"/>
    <w:rsid w:val="00E97BF1"/>
    <w:rsid w:val="00EA0053"/>
    <w:rsid w:val="00EA03D9"/>
    <w:rsid w:val="00EA0865"/>
    <w:rsid w:val="00EA1711"/>
    <w:rsid w:val="00EA1E87"/>
    <w:rsid w:val="00EA1FD5"/>
    <w:rsid w:val="00EA1FE3"/>
    <w:rsid w:val="00EA293F"/>
    <w:rsid w:val="00EA2C70"/>
    <w:rsid w:val="00EA32A9"/>
    <w:rsid w:val="00EA3CCE"/>
    <w:rsid w:val="00EA5B03"/>
    <w:rsid w:val="00EA5B04"/>
    <w:rsid w:val="00EA634B"/>
    <w:rsid w:val="00EA6BB3"/>
    <w:rsid w:val="00EA7632"/>
    <w:rsid w:val="00EA7B14"/>
    <w:rsid w:val="00EB0AC8"/>
    <w:rsid w:val="00EB0E25"/>
    <w:rsid w:val="00EB1500"/>
    <w:rsid w:val="00EB2DF7"/>
    <w:rsid w:val="00EB3160"/>
    <w:rsid w:val="00EB3CE6"/>
    <w:rsid w:val="00EB3F24"/>
    <w:rsid w:val="00EB49AE"/>
    <w:rsid w:val="00EB4B03"/>
    <w:rsid w:val="00EB5D84"/>
    <w:rsid w:val="00EB6455"/>
    <w:rsid w:val="00EB659C"/>
    <w:rsid w:val="00EB77BC"/>
    <w:rsid w:val="00EC04EE"/>
    <w:rsid w:val="00EC05C3"/>
    <w:rsid w:val="00EC06EA"/>
    <w:rsid w:val="00EC0D13"/>
    <w:rsid w:val="00EC1353"/>
    <w:rsid w:val="00EC43DE"/>
    <w:rsid w:val="00EC4BA4"/>
    <w:rsid w:val="00EC4C12"/>
    <w:rsid w:val="00EC4F6D"/>
    <w:rsid w:val="00EC5708"/>
    <w:rsid w:val="00EC5864"/>
    <w:rsid w:val="00EC7909"/>
    <w:rsid w:val="00EC7F73"/>
    <w:rsid w:val="00ED1C84"/>
    <w:rsid w:val="00ED2345"/>
    <w:rsid w:val="00ED2987"/>
    <w:rsid w:val="00ED47F3"/>
    <w:rsid w:val="00ED4896"/>
    <w:rsid w:val="00ED569C"/>
    <w:rsid w:val="00ED5947"/>
    <w:rsid w:val="00ED5AA4"/>
    <w:rsid w:val="00ED5D7A"/>
    <w:rsid w:val="00ED6A46"/>
    <w:rsid w:val="00EE020C"/>
    <w:rsid w:val="00EE0681"/>
    <w:rsid w:val="00EE14A0"/>
    <w:rsid w:val="00EE2E85"/>
    <w:rsid w:val="00EE4624"/>
    <w:rsid w:val="00EE7327"/>
    <w:rsid w:val="00EE7776"/>
    <w:rsid w:val="00EF05BA"/>
    <w:rsid w:val="00EF06CF"/>
    <w:rsid w:val="00EF08F9"/>
    <w:rsid w:val="00EF0936"/>
    <w:rsid w:val="00EF24D2"/>
    <w:rsid w:val="00EF2AA8"/>
    <w:rsid w:val="00EF2EE2"/>
    <w:rsid w:val="00EF2F73"/>
    <w:rsid w:val="00EF2FFE"/>
    <w:rsid w:val="00EF33FD"/>
    <w:rsid w:val="00EF3C2F"/>
    <w:rsid w:val="00EF45DC"/>
    <w:rsid w:val="00EF5B64"/>
    <w:rsid w:val="00EF6138"/>
    <w:rsid w:val="00EF6489"/>
    <w:rsid w:val="00EF6DF8"/>
    <w:rsid w:val="00EF742A"/>
    <w:rsid w:val="00EF7E00"/>
    <w:rsid w:val="00F00AD4"/>
    <w:rsid w:val="00F012AB"/>
    <w:rsid w:val="00F02D0F"/>
    <w:rsid w:val="00F02F4E"/>
    <w:rsid w:val="00F03125"/>
    <w:rsid w:val="00F03786"/>
    <w:rsid w:val="00F03C09"/>
    <w:rsid w:val="00F060A4"/>
    <w:rsid w:val="00F061B9"/>
    <w:rsid w:val="00F06484"/>
    <w:rsid w:val="00F07A2E"/>
    <w:rsid w:val="00F102C5"/>
    <w:rsid w:val="00F10702"/>
    <w:rsid w:val="00F10AA7"/>
    <w:rsid w:val="00F11845"/>
    <w:rsid w:val="00F12006"/>
    <w:rsid w:val="00F148A2"/>
    <w:rsid w:val="00F158E9"/>
    <w:rsid w:val="00F16201"/>
    <w:rsid w:val="00F16B3E"/>
    <w:rsid w:val="00F16FDF"/>
    <w:rsid w:val="00F171CA"/>
    <w:rsid w:val="00F2017E"/>
    <w:rsid w:val="00F20DDA"/>
    <w:rsid w:val="00F20F7D"/>
    <w:rsid w:val="00F21B72"/>
    <w:rsid w:val="00F2259E"/>
    <w:rsid w:val="00F25409"/>
    <w:rsid w:val="00F2567F"/>
    <w:rsid w:val="00F257AC"/>
    <w:rsid w:val="00F2738F"/>
    <w:rsid w:val="00F27440"/>
    <w:rsid w:val="00F3000F"/>
    <w:rsid w:val="00F3185C"/>
    <w:rsid w:val="00F31FDB"/>
    <w:rsid w:val="00F32A39"/>
    <w:rsid w:val="00F336AE"/>
    <w:rsid w:val="00F33789"/>
    <w:rsid w:val="00F3384C"/>
    <w:rsid w:val="00F34164"/>
    <w:rsid w:val="00F34666"/>
    <w:rsid w:val="00F34C98"/>
    <w:rsid w:val="00F35B9E"/>
    <w:rsid w:val="00F36E9B"/>
    <w:rsid w:val="00F40661"/>
    <w:rsid w:val="00F41443"/>
    <w:rsid w:val="00F41D95"/>
    <w:rsid w:val="00F41E9E"/>
    <w:rsid w:val="00F4245A"/>
    <w:rsid w:val="00F441B0"/>
    <w:rsid w:val="00F451D1"/>
    <w:rsid w:val="00F46177"/>
    <w:rsid w:val="00F4628B"/>
    <w:rsid w:val="00F46E82"/>
    <w:rsid w:val="00F470AF"/>
    <w:rsid w:val="00F472A7"/>
    <w:rsid w:val="00F501D7"/>
    <w:rsid w:val="00F51046"/>
    <w:rsid w:val="00F51346"/>
    <w:rsid w:val="00F52032"/>
    <w:rsid w:val="00F5204D"/>
    <w:rsid w:val="00F525F8"/>
    <w:rsid w:val="00F5260B"/>
    <w:rsid w:val="00F52B24"/>
    <w:rsid w:val="00F52C2E"/>
    <w:rsid w:val="00F533F0"/>
    <w:rsid w:val="00F53A4B"/>
    <w:rsid w:val="00F54238"/>
    <w:rsid w:val="00F5448C"/>
    <w:rsid w:val="00F557F0"/>
    <w:rsid w:val="00F560C8"/>
    <w:rsid w:val="00F568F3"/>
    <w:rsid w:val="00F56E1D"/>
    <w:rsid w:val="00F56E27"/>
    <w:rsid w:val="00F576A4"/>
    <w:rsid w:val="00F606AD"/>
    <w:rsid w:val="00F60AA6"/>
    <w:rsid w:val="00F61409"/>
    <w:rsid w:val="00F6152E"/>
    <w:rsid w:val="00F61F25"/>
    <w:rsid w:val="00F658CF"/>
    <w:rsid w:val="00F66573"/>
    <w:rsid w:val="00F7043E"/>
    <w:rsid w:val="00F718B5"/>
    <w:rsid w:val="00F71B16"/>
    <w:rsid w:val="00F71C9B"/>
    <w:rsid w:val="00F71D23"/>
    <w:rsid w:val="00F71D36"/>
    <w:rsid w:val="00F71FF1"/>
    <w:rsid w:val="00F72CD9"/>
    <w:rsid w:val="00F7375C"/>
    <w:rsid w:val="00F74A3B"/>
    <w:rsid w:val="00F75240"/>
    <w:rsid w:val="00F75C44"/>
    <w:rsid w:val="00F7640F"/>
    <w:rsid w:val="00F801C7"/>
    <w:rsid w:val="00F813D5"/>
    <w:rsid w:val="00F82132"/>
    <w:rsid w:val="00F822D0"/>
    <w:rsid w:val="00F823A1"/>
    <w:rsid w:val="00F8321B"/>
    <w:rsid w:val="00F859C7"/>
    <w:rsid w:val="00F86775"/>
    <w:rsid w:val="00F86AFE"/>
    <w:rsid w:val="00F87B79"/>
    <w:rsid w:val="00F90CB1"/>
    <w:rsid w:val="00F92E89"/>
    <w:rsid w:val="00F93390"/>
    <w:rsid w:val="00F93621"/>
    <w:rsid w:val="00F93D84"/>
    <w:rsid w:val="00F93E21"/>
    <w:rsid w:val="00F93E85"/>
    <w:rsid w:val="00F94129"/>
    <w:rsid w:val="00F9441D"/>
    <w:rsid w:val="00F948A2"/>
    <w:rsid w:val="00F94C38"/>
    <w:rsid w:val="00F95249"/>
    <w:rsid w:val="00F95B06"/>
    <w:rsid w:val="00F95E6E"/>
    <w:rsid w:val="00F95E7C"/>
    <w:rsid w:val="00F96067"/>
    <w:rsid w:val="00F966F6"/>
    <w:rsid w:val="00FA013F"/>
    <w:rsid w:val="00FA0DF2"/>
    <w:rsid w:val="00FA196F"/>
    <w:rsid w:val="00FA3935"/>
    <w:rsid w:val="00FA3942"/>
    <w:rsid w:val="00FA5069"/>
    <w:rsid w:val="00FA52A7"/>
    <w:rsid w:val="00FA58D1"/>
    <w:rsid w:val="00FA61E4"/>
    <w:rsid w:val="00FB01A4"/>
    <w:rsid w:val="00FB037A"/>
    <w:rsid w:val="00FB0613"/>
    <w:rsid w:val="00FB0BEB"/>
    <w:rsid w:val="00FB0C60"/>
    <w:rsid w:val="00FB1A53"/>
    <w:rsid w:val="00FB2724"/>
    <w:rsid w:val="00FB43A3"/>
    <w:rsid w:val="00FB43EE"/>
    <w:rsid w:val="00FB52DC"/>
    <w:rsid w:val="00FB5F84"/>
    <w:rsid w:val="00FB72C6"/>
    <w:rsid w:val="00FC1DB6"/>
    <w:rsid w:val="00FC26A0"/>
    <w:rsid w:val="00FC2AC1"/>
    <w:rsid w:val="00FC33E4"/>
    <w:rsid w:val="00FC3A76"/>
    <w:rsid w:val="00FC54C0"/>
    <w:rsid w:val="00FC5894"/>
    <w:rsid w:val="00FC5C81"/>
    <w:rsid w:val="00FC6413"/>
    <w:rsid w:val="00FC68E5"/>
    <w:rsid w:val="00FC724E"/>
    <w:rsid w:val="00FC72E2"/>
    <w:rsid w:val="00FC731D"/>
    <w:rsid w:val="00FC750B"/>
    <w:rsid w:val="00FD0003"/>
    <w:rsid w:val="00FD0137"/>
    <w:rsid w:val="00FD0AF5"/>
    <w:rsid w:val="00FD0B70"/>
    <w:rsid w:val="00FD2374"/>
    <w:rsid w:val="00FD2A2B"/>
    <w:rsid w:val="00FD2CA2"/>
    <w:rsid w:val="00FD3397"/>
    <w:rsid w:val="00FD3B01"/>
    <w:rsid w:val="00FD443E"/>
    <w:rsid w:val="00FD4CDD"/>
    <w:rsid w:val="00FD4D35"/>
    <w:rsid w:val="00FD4D9E"/>
    <w:rsid w:val="00FD4E20"/>
    <w:rsid w:val="00FD50EB"/>
    <w:rsid w:val="00FD5AAE"/>
    <w:rsid w:val="00FD6157"/>
    <w:rsid w:val="00FE09E0"/>
    <w:rsid w:val="00FE0A20"/>
    <w:rsid w:val="00FE0BBC"/>
    <w:rsid w:val="00FE1AE5"/>
    <w:rsid w:val="00FE1FD8"/>
    <w:rsid w:val="00FE2A22"/>
    <w:rsid w:val="00FE43A7"/>
    <w:rsid w:val="00FE464D"/>
    <w:rsid w:val="00FE47FB"/>
    <w:rsid w:val="00FE5067"/>
    <w:rsid w:val="00FE548C"/>
    <w:rsid w:val="00FE595E"/>
    <w:rsid w:val="00FE5B09"/>
    <w:rsid w:val="00FE757B"/>
    <w:rsid w:val="00FE79DB"/>
    <w:rsid w:val="00FF0849"/>
    <w:rsid w:val="00FF165C"/>
    <w:rsid w:val="00FF3191"/>
    <w:rsid w:val="00FF4E70"/>
    <w:rsid w:val="00FF53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4AA48EF-8D61-4773-97A0-5098F184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177"/>
    <w:rPr>
      <w:rFonts w:eastAsiaTheme="minorEastAsia" w:cs="Times New Roman"/>
      <w:sz w:val="20"/>
    </w:rPr>
  </w:style>
  <w:style w:type="paragraph" w:styleId="Heading1">
    <w:name w:val="heading 1"/>
    <w:aliases w:val="H1,h1"/>
    <w:basedOn w:val="Normal"/>
    <w:next w:val="Normal"/>
    <w:link w:val="Heading1Char"/>
    <w:uiPriority w:val="9"/>
    <w:qFormat/>
    <w:rsid w:val="00F46177"/>
    <w:pPr>
      <w:keepNext/>
      <w:keepLines/>
      <w:numPr>
        <w:numId w:val="1"/>
      </w:numPr>
      <w:spacing w:before="20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D540B5"/>
    <w:pPr>
      <w:keepNext/>
      <w:keepLines/>
      <w:numPr>
        <w:ilvl w:val="1"/>
        <w:numId w:val="7"/>
      </w:numPr>
      <w:suppressAutoHyphens/>
      <w:spacing w:before="200" w:after="120"/>
      <w:outlineLvl w:val="1"/>
    </w:pPr>
    <w:rPr>
      <w:rFonts w:asciiTheme="majorHAnsi" w:eastAsiaTheme="majorEastAsia" w:hAnsiTheme="majorHAnsi" w:cstheme="majorBidi"/>
      <w:b/>
      <w:bCs/>
      <w:color w:val="4F81BD" w:themeColor="accent1"/>
      <w:sz w:val="24"/>
      <w:szCs w:val="26"/>
    </w:rPr>
  </w:style>
  <w:style w:type="paragraph" w:styleId="Heading3">
    <w:name w:val="heading 3"/>
    <w:aliases w:val="H3"/>
    <w:basedOn w:val="Normal"/>
    <w:next w:val="Normal"/>
    <w:link w:val="Heading3Char"/>
    <w:uiPriority w:val="9"/>
    <w:unhideWhenUsed/>
    <w:qFormat/>
    <w:rsid w:val="00D7386F"/>
    <w:pPr>
      <w:keepNext/>
      <w:keepLines/>
      <w:numPr>
        <w:ilvl w:val="2"/>
        <w:numId w:val="7"/>
      </w:numPr>
      <w:suppressAutoHyphen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aliases w:val="H4"/>
    <w:basedOn w:val="Heading3"/>
    <w:next w:val="Normal"/>
    <w:link w:val="Heading4Char"/>
    <w:uiPriority w:val="9"/>
    <w:unhideWhenUsed/>
    <w:qFormat/>
    <w:rsid w:val="00D7386F"/>
    <w:pPr>
      <w:numPr>
        <w:ilvl w:val="3"/>
      </w:numPr>
      <w:tabs>
        <w:tab w:val="clear" w:pos="0"/>
        <w:tab w:val="left" w:pos="990"/>
        <w:tab w:val="num" w:pos="1350"/>
      </w:tabs>
      <w:outlineLvl w:val="3"/>
    </w:pPr>
    <w:rPr>
      <w:b w:val="0"/>
    </w:rPr>
  </w:style>
  <w:style w:type="paragraph" w:styleId="Heading5">
    <w:name w:val="heading 5"/>
    <w:aliases w:val="H5"/>
    <w:basedOn w:val="Normal"/>
    <w:next w:val="Normal"/>
    <w:link w:val="Heading5Char"/>
    <w:uiPriority w:val="9"/>
    <w:unhideWhenUsed/>
    <w:qFormat/>
    <w:rsid w:val="0057046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
    <w:basedOn w:val="Normal"/>
    <w:next w:val="Normal"/>
    <w:link w:val="Heading6Char"/>
    <w:uiPriority w:val="9"/>
    <w:unhideWhenUsed/>
    <w:qFormat/>
    <w:rsid w:val="0057046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7046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7046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57046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
    <w:rsid w:val="00F461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D540B5"/>
    <w:rPr>
      <w:rFonts w:asciiTheme="majorHAnsi" w:eastAsiaTheme="majorEastAsia" w:hAnsiTheme="majorHAnsi" w:cstheme="majorBidi"/>
      <w:b/>
      <w:bCs/>
      <w:color w:val="4F81BD" w:themeColor="accent1"/>
      <w:sz w:val="24"/>
      <w:szCs w:val="26"/>
    </w:rPr>
  </w:style>
  <w:style w:type="paragraph" w:styleId="Subtitle">
    <w:name w:val="Subtitle"/>
    <w:basedOn w:val="Normal"/>
    <w:next w:val="Normal"/>
    <w:link w:val="SubtitleChar"/>
    <w:uiPriority w:val="11"/>
    <w:qFormat/>
    <w:rsid w:val="00C631C9"/>
    <w:pPr>
      <w:numPr>
        <w:ilvl w:val="1"/>
      </w:numPr>
      <w:spacing w:after="60" w:line="240" w:lineRule="auto"/>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31C9"/>
    <w:rPr>
      <w:rFonts w:ascii="Trebuchet MS" w:eastAsiaTheme="majorEastAsia" w:hAnsi="Trebuchet MS" w:cstheme="majorBidi"/>
      <w:i/>
      <w:iCs/>
      <w:color w:val="4F81BD" w:themeColor="accent1"/>
      <w:spacing w:val="15"/>
      <w:sz w:val="24"/>
      <w:szCs w:val="24"/>
    </w:rPr>
  </w:style>
  <w:style w:type="paragraph" w:styleId="Header">
    <w:name w:val="header"/>
    <w:basedOn w:val="Normal"/>
    <w:link w:val="Head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HeaderChar">
    <w:name w:val="Header Char"/>
    <w:basedOn w:val="DefaultParagraphFont"/>
    <w:link w:val="Header"/>
    <w:uiPriority w:val="99"/>
    <w:rsid w:val="00C631C9"/>
    <w:rPr>
      <w:rFonts w:ascii="Trebuchet MS" w:hAnsi="Trebuchet MS"/>
      <w:sz w:val="20"/>
    </w:rPr>
  </w:style>
  <w:style w:type="paragraph" w:styleId="Footer">
    <w:name w:val="footer"/>
    <w:basedOn w:val="Normal"/>
    <w:link w:val="FooterChar"/>
    <w:uiPriority w:val="99"/>
    <w:unhideWhenUsed/>
    <w:rsid w:val="00C631C9"/>
    <w:pPr>
      <w:tabs>
        <w:tab w:val="center" w:pos="4680"/>
        <w:tab w:val="right" w:pos="9360"/>
      </w:tabs>
      <w:spacing w:after="0" w:line="240" w:lineRule="auto"/>
    </w:pPr>
    <w:rPr>
      <w:rFonts w:eastAsiaTheme="minorHAnsi" w:cstheme="minorBidi"/>
    </w:rPr>
  </w:style>
  <w:style w:type="character" w:customStyle="1" w:styleId="FooterChar">
    <w:name w:val="Footer Char"/>
    <w:basedOn w:val="DefaultParagraphFont"/>
    <w:link w:val="Footer"/>
    <w:uiPriority w:val="99"/>
    <w:rsid w:val="00C631C9"/>
    <w:rPr>
      <w:rFonts w:ascii="Trebuchet MS" w:hAnsi="Trebuchet MS"/>
      <w:sz w:val="20"/>
    </w:rPr>
  </w:style>
  <w:style w:type="paragraph" w:styleId="BalloonText">
    <w:name w:val="Balloon Text"/>
    <w:basedOn w:val="Normal"/>
    <w:link w:val="BalloonTextChar"/>
    <w:uiPriority w:val="99"/>
    <w:semiHidden/>
    <w:unhideWhenUsed/>
    <w:rsid w:val="00C631C9"/>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C631C9"/>
    <w:rPr>
      <w:rFonts w:ascii="Tahoma" w:hAnsi="Tahoma" w:cs="Tahoma"/>
      <w:sz w:val="16"/>
      <w:szCs w:val="16"/>
    </w:rPr>
  </w:style>
  <w:style w:type="character" w:styleId="PlaceholderText">
    <w:name w:val="Placeholder Text"/>
    <w:basedOn w:val="DefaultParagraphFont"/>
    <w:uiPriority w:val="99"/>
    <w:semiHidden/>
    <w:rsid w:val="00BB39D1"/>
    <w:rPr>
      <w:rFonts w:cs="Times New Roman"/>
      <w:color w:val="808080"/>
    </w:rPr>
  </w:style>
  <w:style w:type="paragraph" w:styleId="Title">
    <w:name w:val="Title"/>
    <w:basedOn w:val="Normal"/>
    <w:next w:val="Normal"/>
    <w:link w:val="TitleChar"/>
    <w:uiPriority w:val="10"/>
    <w:qFormat/>
    <w:rsid w:val="00BB39D1"/>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basedOn w:val="DefaultParagraphFont"/>
    <w:link w:val="Title"/>
    <w:uiPriority w:val="10"/>
    <w:rsid w:val="00BB39D1"/>
    <w:rPr>
      <w:rFonts w:ascii="Cambria" w:eastAsiaTheme="minorEastAsia" w:hAnsi="Cambria" w:cs="Times New Roman"/>
      <w:spacing w:val="5"/>
      <w:sz w:val="52"/>
      <w:szCs w:val="52"/>
    </w:rPr>
  </w:style>
  <w:style w:type="character" w:customStyle="1" w:styleId="Heading3Char">
    <w:name w:val="Heading 3 Char"/>
    <w:aliases w:val="H3 Char"/>
    <w:basedOn w:val="DefaultParagraphFont"/>
    <w:link w:val="Heading3"/>
    <w:uiPriority w:val="9"/>
    <w:rsid w:val="00D7386F"/>
    <w:rPr>
      <w:rFonts w:asciiTheme="majorHAnsi" w:eastAsiaTheme="majorEastAsia" w:hAnsiTheme="majorHAnsi" w:cstheme="majorBidi"/>
      <w:b/>
      <w:bCs/>
      <w:color w:val="4F81BD" w:themeColor="accent1"/>
    </w:rPr>
  </w:style>
  <w:style w:type="character" w:customStyle="1" w:styleId="Heading4Char">
    <w:name w:val="Heading 4 Char"/>
    <w:aliases w:val="H4 Char"/>
    <w:basedOn w:val="DefaultParagraphFont"/>
    <w:link w:val="Heading4"/>
    <w:uiPriority w:val="9"/>
    <w:rsid w:val="00D7386F"/>
    <w:rPr>
      <w:rFonts w:asciiTheme="majorHAnsi" w:eastAsiaTheme="majorEastAsia" w:hAnsiTheme="majorHAnsi" w:cstheme="majorBidi"/>
      <w:bCs/>
      <w:color w:val="4F81BD" w:themeColor="accent1"/>
    </w:rPr>
  </w:style>
  <w:style w:type="character" w:customStyle="1" w:styleId="Heading5Char">
    <w:name w:val="Heading 5 Char"/>
    <w:aliases w:val="H5 Char"/>
    <w:basedOn w:val="DefaultParagraphFont"/>
    <w:link w:val="Heading5"/>
    <w:uiPriority w:val="9"/>
    <w:rsid w:val="00570465"/>
    <w:rPr>
      <w:rFonts w:asciiTheme="majorHAnsi" w:eastAsiaTheme="majorEastAsia" w:hAnsiTheme="majorHAnsi" w:cstheme="majorBidi"/>
      <w:color w:val="243F60" w:themeColor="accent1" w:themeShade="7F"/>
      <w:sz w:val="20"/>
    </w:rPr>
  </w:style>
  <w:style w:type="character" w:customStyle="1" w:styleId="Heading6Char">
    <w:name w:val="Heading 6 Char"/>
    <w:aliases w:val="H6 Char"/>
    <w:basedOn w:val="DefaultParagraphFont"/>
    <w:link w:val="Heading6"/>
    <w:uiPriority w:val="9"/>
    <w:rsid w:val="00570465"/>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rsid w:val="00570465"/>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57046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70465"/>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9605E8"/>
    <w:rPr>
      <w:rFonts w:ascii="Times New Roman" w:hAnsi="Times New Roman"/>
      <w:sz w:val="24"/>
      <w:szCs w:val="24"/>
    </w:rPr>
  </w:style>
  <w:style w:type="paragraph" w:styleId="ListParagraph">
    <w:name w:val="List Paragraph"/>
    <w:aliases w:val="Subtitle Cover Page,Equipment,Bullet 1,Figure_name,Numbered Indented Text"/>
    <w:basedOn w:val="Normal"/>
    <w:link w:val="ListParagraphChar"/>
    <w:uiPriority w:val="34"/>
    <w:qFormat/>
    <w:rsid w:val="009959D6"/>
    <w:pPr>
      <w:numPr>
        <w:numId w:val="2"/>
      </w:numPr>
      <w:spacing w:line="360" w:lineRule="auto"/>
      <w:contextualSpacing/>
    </w:pPr>
    <w:rPr>
      <w:lang w:val="en-GB"/>
    </w:rPr>
  </w:style>
  <w:style w:type="table" w:customStyle="1" w:styleId="LightShading-Accent11">
    <w:name w:val="Light Shading - Accent 11"/>
    <w:basedOn w:val="TableNormal"/>
    <w:uiPriority w:val="60"/>
    <w:rsid w:val="007F64F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EB0AC8"/>
    <w:rPr>
      <w:color w:val="0000FF" w:themeColor="hyperlink"/>
      <w:u w:val="single"/>
    </w:rPr>
  </w:style>
  <w:style w:type="character" w:styleId="FollowedHyperlink">
    <w:name w:val="FollowedHyperlink"/>
    <w:basedOn w:val="DefaultParagraphFont"/>
    <w:uiPriority w:val="99"/>
    <w:semiHidden/>
    <w:unhideWhenUsed/>
    <w:rsid w:val="00EB0AC8"/>
    <w:rPr>
      <w:color w:val="800080" w:themeColor="followedHyperlink"/>
      <w:u w:val="single"/>
    </w:rPr>
  </w:style>
  <w:style w:type="table" w:customStyle="1" w:styleId="MediumShading1-Accent11">
    <w:name w:val="Medium Shading 1 - Accent 11"/>
    <w:basedOn w:val="TableNormal"/>
    <w:uiPriority w:val="63"/>
    <w:rsid w:val="001F6A3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odyText">
    <w:name w:val="Body Text"/>
    <w:basedOn w:val="Normal"/>
    <w:link w:val="BodyTextChar"/>
    <w:uiPriority w:val="99"/>
    <w:rsid w:val="005E1654"/>
    <w:pPr>
      <w:suppressAutoHyphens/>
      <w:spacing w:after="120" w:line="240" w:lineRule="auto"/>
      <w:jc w:val="both"/>
    </w:pPr>
    <w:rPr>
      <w:rFonts w:ascii="Verdana" w:hAnsi="Verdana"/>
      <w:szCs w:val="20"/>
      <w:lang w:eastAsia="ar-SA"/>
    </w:rPr>
  </w:style>
  <w:style w:type="character" w:customStyle="1" w:styleId="BodyTextChar">
    <w:name w:val="Body Text Char"/>
    <w:basedOn w:val="DefaultParagraphFont"/>
    <w:link w:val="BodyText"/>
    <w:uiPriority w:val="99"/>
    <w:rsid w:val="005E1654"/>
    <w:rPr>
      <w:rFonts w:ascii="Verdana" w:eastAsiaTheme="minorEastAsia" w:hAnsi="Verdana" w:cs="Times New Roman"/>
      <w:sz w:val="20"/>
      <w:szCs w:val="20"/>
      <w:lang w:eastAsia="ar-SA"/>
    </w:rPr>
  </w:style>
  <w:style w:type="paragraph" w:styleId="TOC1">
    <w:name w:val="toc 1"/>
    <w:basedOn w:val="Normal"/>
    <w:next w:val="Normal"/>
    <w:autoRedefine/>
    <w:uiPriority w:val="39"/>
    <w:unhideWhenUsed/>
    <w:rsid w:val="00CB1F5B"/>
    <w:pPr>
      <w:tabs>
        <w:tab w:val="left" w:pos="400"/>
        <w:tab w:val="right" w:leader="dot" w:pos="9350"/>
      </w:tabs>
      <w:spacing w:before="120" w:after="0" w:line="240" w:lineRule="auto"/>
    </w:pPr>
    <w:rPr>
      <w:rFonts w:asciiTheme="majorHAnsi" w:hAnsiTheme="majorHAnsi"/>
      <w:b/>
      <w:color w:val="548DD4"/>
      <w:sz w:val="24"/>
      <w:szCs w:val="24"/>
    </w:rPr>
  </w:style>
  <w:style w:type="paragraph" w:styleId="TOC2">
    <w:name w:val="toc 2"/>
    <w:basedOn w:val="Normal"/>
    <w:next w:val="Normal"/>
    <w:autoRedefine/>
    <w:uiPriority w:val="39"/>
    <w:unhideWhenUsed/>
    <w:rsid w:val="009E7CCF"/>
    <w:pPr>
      <w:tabs>
        <w:tab w:val="left" w:pos="600"/>
        <w:tab w:val="right" w:leader="dot" w:pos="9350"/>
      </w:tabs>
      <w:spacing w:after="0" w:line="240" w:lineRule="auto"/>
    </w:pPr>
    <w:rPr>
      <w:rFonts w:asciiTheme="majorHAnsi" w:hAnsiTheme="majorHAnsi"/>
      <w:sz w:val="22"/>
    </w:rPr>
  </w:style>
  <w:style w:type="paragraph" w:styleId="TOC3">
    <w:name w:val="toc 3"/>
    <w:basedOn w:val="TOC1"/>
    <w:next w:val="Normal"/>
    <w:autoRedefine/>
    <w:uiPriority w:val="39"/>
    <w:unhideWhenUsed/>
    <w:rsid w:val="00CB1F5B"/>
    <w:rPr>
      <w:sz w:val="18"/>
    </w:rPr>
  </w:style>
  <w:style w:type="paragraph" w:styleId="TOC4">
    <w:name w:val="toc 4"/>
    <w:basedOn w:val="Normal"/>
    <w:next w:val="Normal"/>
    <w:autoRedefine/>
    <w:uiPriority w:val="39"/>
    <w:unhideWhenUsed/>
    <w:rsid w:val="00F94C38"/>
    <w:pPr>
      <w:pBdr>
        <w:between w:val="double" w:sz="6" w:space="0" w:color="auto"/>
      </w:pBdr>
      <w:spacing w:after="0"/>
      <w:ind w:left="400"/>
    </w:pPr>
    <w:rPr>
      <w:szCs w:val="20"/>
    </w:rPr>
  </w:style>
  <w:style w:type="paragraph" w:styleId="TOC5">
    <w:name w:val="toc 5"/>
    <w:basedOn w:val="Normal"/>
    <w:next w:val="Normal"/>
    <w:autoRedefine/>
    <w:uiPriority w:val="39"/>
    <w:unhideWhenUsed/>
    <w:rsid w:val="00F94C38"/>
    <w:pPr>
      <w:pBdr>
        <w:between w:val="double" w:sz="6" w:space="0" w:color="auto"/>
      </w:pBdr>
      <w:spacing w:after="0"/>
      <w:ind w:left="600"/>
    </w:pPr>
    <w:rPr>
      <w:szCs w:val="20"/>
    </w:rPr>
  </w:style>
  <w:style w:type="paragraph" w:styleId="TOC6">
    <w:name w:val="toc 6"/>
    <w:basedOn w:val="Normal"/>
    <w:next w:val="Normal"/>
    <w:autoRedefine/>
    <w:uiPriority w:val="39"/>
    <w:unhideWhenUsed/>
    <w:rsid w:val="00F94C38"/>
    <w:pPr>
      <w:pBdr>
        <w:between w:val="double" w:sz="6" w:space="0" w:color="auto"/>
      </w:pBdr>
      <w:spacing w:after="0"/>
      <w:ind w:left="800"/>
    </w:pPr>
    <w:rPr>
      <w:szCs w:val="20"/>
    </w:rPr>
  </w:style>
  <w:style w:type="paragraph" w:styleId="TOC7">
    <w:name w:val="toc 7"/>
    <w:basedOn w:val="Normal"/>
    <w:next w:val="Normal"/>
    <w:autoRedefine/>
    <w:uiPriority w:val="39"/>
    <w:unhideWhenUsed/>
    <w:rsid w:val="00F94C38"/>
    <w:pPr>
      <w:pBdr>
        <w:between w:val="double" w:sz="6" w:space="0" w:color="auto"/>
      </w:pBdr>
      <w:spacing w:after="0"/>
      <w:ind w:left="1000"/>
    </w:pPr>
    <w:rPr>
      <w:szCs w:val="20"/>
    </w:rPr>
  </w:style>
  <w:style w:type="paragraph" w:styleId="TOC8">
    <w:name w:val="toc 8"/>
    <w:basedOn w:val="Normal"/>
    <w:next w:val="Normal"/>
    <w:autoRedefine/>
    <w:uiPriority w:val="39"/>
    <w:unhideWhenUsed/>
    <w:rsid w:val="00F94C38"/>
    <w:pPr>
      <w:pBdr>
        <w:between w:val="double" w:sz="6" w:space="0" w:color="auto"/>
      </w:pBdr>
      <w:spacing w:after="0"/>
      <w:ind w:left="1200"/>
    </w:pPr>
    <w:rPr>
      <w:szCs w:val="20"/>
    </w:rPr>
  </w:style>
  <w:style w:type="paragraph" w:styleId="TOC9">
    <w:name w:val="toc 9"/>
    <w:basedOn w:val="Normal"/>
    <w:next w:val="Normal"/>
    <w:autoRedefine/>
    <w:uiPriority w:val="39"/>
    <w:unhideWhenUsed/>
    <w:rsid w:val="00F94C38"/>
    <w:pPr>
      <w:pBdr>
        <w:between w:val="double" w:sz="6" w:space="0" w:color="auto"/>
      </w:pBdr>
      <w:spacing w:after="0"/>
      <w:ind w:left="1400"/>
    </w:pPr>
    <w:rPr>
      <w:szCs w:val="20"/>
    </w:rPr>
  </w:style>
  <w:style w:type="paragraph" w:customStyle="1" w:styleId="Bullet2">
    <w:name w:val="Bullet2"/>
    <w:basedOn w:val="Normal"/>
    <w:rsid w:val="004239C6"/>
    <w:pPr>
      <w:keepLines/>
      <w:numPr>
        <w:numId w:val="3"/>
      </w:numPr>
      <w:tabs>
        <w:tab w:val="left" w:pos="1985"/>
      </w:tabs>
      <w:overflowPunct w:val="0"/>
      <w:autoSpaceDE w:val="0"/>
      <w:autoSpaceDN w:val="0"/>
      <w:adjustRightInd w:val="0"/>
      <w:spacing w:after="240" w:line="240" w:lineRule="auto"/>
      <w:ind w:left="1985"/>
      <w:jc w:val="both"/>
      <w:textAlignment w:val="baseline"/>
    </w:pPr>
    <w:rPr>
      <w:rFonts w:ascii="Times New Roman" w:eastAsia="Times New Roman" w:hAnsi="Times New Roman"/>
      <w:sz w:val="24"/>
      <w:szCs w:val="20"/>
      <w:lang w:val="en-GB"/>
    </w:rPr>
  </w:style>
  <w:style w:type="paragraph" w:styleId="NormalIndent">
    <w:name w:val="Normal Indent"/>
    <w:basedOn w:val="Normal"/>
    <w:rsid w:val="005E6CB7"/>
    <w:pPr>
      <w:overflowPunct w:val="0"/>
      <w:autoSpaceDE w:val="0"/>
      <w:autoSpaceDN w:val="0"/>
      <w:adjustRightInd w:val="0"/>
      <w:spacing w:after="240" w:line="240" w:lineRule="auto"/>
      <w:ind w:left="851"/>
      <w:jc w:val="both"/>
      <w:textAlignment w:val="baseline"/>
    </w:pPr>
    <w:rPr>
      <w:rFonts w:ascii="Times New Roman" w:eastAsia="Times New Roman" w:hAnsi="Times New Roman"/>
      <w:sz w:val="24"/>
      <w:szCs w:val="20"/>
      <w:lang w:val="en-GB"/>
    </w:rPr>
  </w:style>
  <w:style w:type="table" w:customStyle="1" w:styleId="LightList-Accent11">
    <w:name w:val="Light List - Accent 11"/>
    <w:basedOn w:val="TableNormal"/>
    <w:uiPriority w:val="61"/>
    <w:rsid w:val="006138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
    <w:name w:val="Table Grid"/>
    <w:basedOn w:val="TableNormal"/>
    <w:uiPriority w:val="59"/>
    <w:rsid w:val="000733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0676F"/>
    <w:rPr>
      <w:sz w:val="16"/>
      <w:szCs w:val="16"/>
    </w:rPr>
  </w:style>
  <w:style w:type="paragraph" w:styleId="CommentText">
    <w:name w:val="annotation text"/>
    <w:basedOn w:val="Normal"/>
    <w:link w:val="CommentTextChar"/>
    <w:uiPriority w:val="99"/>
    <w:unhideWhenUsed/>
    <w:rsid w:val="0060676F"/>
    <w:pPr>
      <w:spacing w:line="240" w:lineRule="auto"/>
    </w:pPr>
    <w:rPr>
      <w:szCs w:val="20"/>
    </w:rPr>
  </w:style>
  <w:style w:type="character" w:customStyle="1" w:styleId="CommentTextChar">
    <w:name w:val="Comment Text Char"/>
    <w:basedOn w:val="DefaultParagraphFont"/>
    <w:link w:val="CommentText"/>
    <w:uiPriority w:val="99"/>
    <w:rsid w:val="0060676F"/>
    <w:rPr>
      <w:rFonts w:ascii="Trebuchet MS" w:eastAsiaTheme="minorEastAsia" w:hAnsi="Trebuchet MS" w:cs="Times New Roman"/>
      <w:sz w:val="20"/>
      <w:szCs w:val="20"/>
    </w:rPr>
  </w:style>
  <w:style w:type="paragraph" w:styleId="CommentSubject">
    <w:name w:val="annotation subject"/>
    <w:basedOn w:val="CommentText"/>
    <w:next w:val="CommentText"/>
    <w:link w:val="CommentSubjectChar"/>
    <w:uiPriority w:val="99"/>
    <w:semiHidden/>
    <w:unhideWhenUsed/>
    <w:rsid w:val="0060676F"/>
    <w:rPr>
      <w:b/>
      <w:bCs/>
    </w:rPr>
  </w:style>
  <w:style w:type="character" w:customStyle="1" w:styleId="CommentSubjectChar">
    <w:name w:val="Comment Subject Char"/>
    <w:basedOn w:val="CommentTextChar"/>
    <w:link w:val="CommentSubject"/>
    <w:uiPriority w:val="99"/>
    <w:semiHidden/>
    <w:rsid w:val="0060676F"/>
    <w:rPr>
      <w:rFonts w:ascii="Trebuchet MS" w:eastAsiaTheme="minorEastAsia" w:hAnsi="Trebuchet MS" w:cs="Times New Roman"/>
      <w:b/>
      <w:bCs/>
      <w:sz w:val="20"/>
      <w:szCs w:val="20"/>
    </w:rPr>
  </w:style>
  <w:style w:type="character" w:customStyle="1" w:styleId="apple-converted-space">
    <w:name w:val="apple-converted-space"/>
    <w:basedOn w:val="DefaultParagraphFont"/>
    <w:rsid w:val="00DB289D"/>
  </w:style>
  <w:style w:type="character" w:customStyle="1" w:styleId="textpurplestrongitalic">
    <w:name w:val="textpurplestrongitalic"/>
    <w:basedOn w:val="DefaultParagraphFont"/>
    <w:rsid w:val="00DB289D"/>
  </w:style>
  <w:style w:type="paragraph" w:customStyle="1" w:styleId="Default">
    <w:name w:val="Default"/>
    <w:rsid w:val="00DF5CD5"/>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text-blue">
    <w:name w:val="text-blue"/>
    <w:basedOn w:val="DefaultParagraphFont"/>
    <w:rsid w:val="00B856A3"/>
  </w:style>
  <w:style w:type="character" w:customStyle="1" w:styleId="ListParagraphChar">
    <w:name w:val="List Paragraph Char"/>
    <w:aliases w:val="Subtitle Cover Page Char,Equipment Char,Bullet 1 Char,Figure_name Char,Numbered Indented Text Char"/>
    <w:basedOn w:val="DefaultParagraphFont"/>
    <w:link w:val="ListParagraph"/>
    <w:uiPriority w:val="34"/>
    <w:rsid w:val="00E76E56"/>
    <w:rPr>
      <w:rFonts w:eastAsiaTheme="minorEastAsia" w:cs="Times New Roman"/>
      <w:sz w:val="20"/>
      <w:lang w:val="en-GB"/>
    </w:rPr>
  </w:style>
  <w:style w:type="table" w:customStyle="1" w:styleId="MediumShading1-Accent12">
    <w:name w:val="Medium Shading 1 - Accent 12"/>
    <w:basedOn w:val="TableNormal"/>
    <w:uiPriority w:val="63"/>
    <w:rsid w:val="003C402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numbering" w:customStyle="1" w:styleId="Headingnumberingstyle">
    <w:name w:val="Heading numbering style"/>
    <w:uiPriority w:val="99"/>
    <w:rsid w:val="00F86AFE"/>
    <w:pPr>
      <w:numPr>
        <w:numId w:val="4"/>
      </w:numPr>
    </w:pPr>
  </w:style>
  <w:style w:type="paragraph" w:customStyle="1" w:styleId="1bullet">
    <w:name w:val="1 bullet"/>
    <w:basedOn w:val="ListParagraph"/>
    <w:link w:val="1bulletChar"/>
    <w:qFormat/>
    <w:rsid w:val="00F86AFE"/>
    <w:pPr>
      <w:numPr>
        <w:numId w:val="0"/>
      </w:numPr>
      <w:spacing w:before="120" w:after="60" w:line="240" w:lineRule="auto"/>
    </w:pPr>
    <w:rPr>
      <w:rFonts w:ascii="Calibri" w:hAnsi="Calibri" w:cstheme="minorHAnsi"/>
      <w:szCs w:val="20"/>
      <w:lang w:val="en-AU"/>
    </w:rPr>
  </w:style>
  <w:style w:type="character" w:customStyle="1" w:styleId="1bulletChar">
    <w:name w:val="1 bullet Char"/>
    <w:basedOn w:val="ListParagraphChar"/>
    <w:link w:val="1bullet"/>
    <w:rsid w:val="00F86AFE"/>
    <w:rPr>
      <w:rFonts w:ascii="Calibri" w:eastAsiaTheme="minorEastAsia" w:hAnsi="Calibri" w:cstheme="minorHAnsi"/>
      <w:sz w:val="20"/>
      <w:szCs w:val="20"/>
      <w:lang w:val="en-AU"/>
    </w:rPr>
  </w:style>
  <w:style w:type="paragraph" w:customStyle="1" w:styleId="PFNumLevel2">
    <w:name w:val="PF (Num) Level 2"/>
    <w:basedOn w:val="Normal"/>
    <w:link w:val="PFNumLevel2Char"/>
    <w:uiPriority w:val="99"/>
    <w:rsid w:val="00F86AFE"/>
    <w:pPr>
      <w:tabs>
        <w:tab w:val="num" w:pos="924"/>
        <w:tab w:val="left" w:pos="2773"/>
        <w:tab w:val="left" w:pos="3697"/>
        <w:tab w:val="left" w:pos="4621"/>
        <w:tab w:val="left" w:pos="5545"/>
        <w:tab w:val="left" w:pos="6469"/>
        <w:tab w:val="left" w:pos="7394"/>
        <w:tab w:val="left" w:pos="8318"/>
        <w:tab w:val="right" w:pos="8930"/>
      </w:tabs>
      <w:spacing w:before="120" w:after="120"/>
      <w:ind w:left="924" w:hanging="924"/>
    </w:pPr>
    <w:rPr>
      <w:rFonts w:ascii="Arial" w:eastAsia="Times New Roman" w:hAnsi="Arial"/>
      <w:color w:val="000000"/>
      <w:sz w:val="22"/>
      <w:szCs w:val="20"/>
      <w:lang w:val="en-AU"/>
    </w:rPr>
  </w:style>
  <w:style w:type="character" w:customStyle="1" w:styleId="PFNumLevel2Char">
    <w:name w:val="PF (Num) Level 2 Char"/>
    <w:link w:val="PFNumLevel2"/>
    <w:uiPriority w:val="99"/>
    <w:locked/>
    <w:rsid w:val="00F86AFE"/>
    <w:rPr>
      <w:rFonts w:ascii="Arial" w:eastAsia="Times New Roman" w:hAnsi="Arial" w:cs="Times New Roman"/>
      <w:color w:val="000000"/>
      <w:szCs w:val="20"/>
      <w:lang w:val="en-AU"/>
    </w:rPr>
  </w:style>
  <w:style w:type="paragraph" w:customStyle="1" w:styleId="TableHeading">
    <w:name w:val="Table Heading"/>
    <w:basedOn w:val="Normal"/>
    <w:uiPriority w:val="99"/>
    <w:rsid w:val="000473F1"/>
    <w:pPr>
      <w:spacing w:before="60" w:after="60" w:line="300" w:lineRule="exact"/>
    </w:pPr>
    <w:rPr>
      <w:rFonts w:ascii="Arial Narrow" w:eastAsia="Times New Roman" w:hAnsi="Arial Narrow"/>
      <w:b/>
      <w:sz w:val="22"/>
      <w:szCs w:val="20"/>
      <w:lang w:val="en-AU"/>
    </w:rPr>
  </w:style>
  <w:style w:type="character" w:customStyle="1" w:styleId="moreintopl">
    <w:name w:val="moreintopl"/>
    <w:basedOn w:val="DefaultParagraphFont"/>
    <w:rsid w:val="004A2829"/>
  </w:style>
  <w:style w:type="character" w:customStyle="1" w:styleId="heading40">
    <w:name w:val="heading4"/>
    <w:basedOn w:val="DefaultParagraphFont"/>
    <w:rsid w:val="00C74226"/>
  </w:style>
  <w:style w:type="character" w:customStyle="1" w:styleId="total">
    <w:name w:val="total"/>
    <w:basedOn w:val="DefaultParagraphFont"/>
    <w:rsid w:val="00C74226"/>
  </w:style>
  <w:style w:type="character" w:customStyle="1" w:styleId="numeric">
    <w:name w:val="numeric"/>
    <w:basedOn w:val="DefaultParagraphFont"/>
    <w:rsid w:val="00C74226"/>
  </w:style>
  <w:style w:type="paragraph" w:styleId="NoSpacing">
    <w:name w:val="No Spacing"/>
    <w:link w:val="NoSpacingChar"/>
    <w:uiPriority w:val="1"/>
    <w:qFormat/>
    <w:rsid w:val="00F46177"/>
    <w:pPr>
      <w:spacing w:after="0" w:line="240" w:lineRule="auto"/>
    </w:pPr>
    <w:rPr>
      <w:rFonts w:eastAsiaTheme="minorEastAsia"/>
    </w:rPr>
  </w:style>
  <w:style w:type="character" w:customStyle="1" w:styleId="NoSpacingChar">
    <w:name w:val="No Spacing Char"/>
    <w:basedOn w:val="DefaultParagraphFont"/>
    <w:link w:val="NoSpacing"/>
    <w:rsid w:val="00F46177"/>
    <w:rPr>
      <w:rFonts w:eastAsiaTheme="minorEastAsia"/>
    </w:rPr>
  </w:style>
  <w:style w:type="paragraph" w:styleId="BodyTextIndent">
    <w:name w:val="Body Text Indent"/>
    <w:basedOn w:val="Normal"/>
    <w:link w:val="BodyTextIndentChar"/>
    <w:unhideWhenUsed/>
    <w:rsid w:val="00B51C19"/>
    <w:pPr>
      <w:spacing w:after="120"/>
      <w:ind w:left="360"/>
    </w:pPr>
    <w:rPr>
      <w:rFonts w:ascii="Calibri" w:eastAsia="Times New Roman" w:hAnsi="Calibri"/>
    </w:rPr>
  </w:style>
  <w:style w:type="character" w:customStyle="1" w:styleId="BodyTextIndentChar">
    <w:name w:val="Body Text Indent Char"/>
    <w:basedOn w:val="DefaultParagraphFont"/>
    <w:link w:val="BodyTextIndent"/>
    <w:uiPriority w:val="99"/>
    <w:rsid w:val="00B51C19"/>
    <w:rPr>
      <w:rFonts w:ascii="Calibri" w:eastAsia="Times New Roman" w:hAnsi="Calibri" w:cs="Times New Roman"/>
      <w:sz w:val="20"/>
    </w:rPr>
  </w:style>
  <w:style w:type="paragraph" w:customStyle="1" w:styleId="DesignMeth-BulletLevel1">
    <w:name w:val="Design Meth - Bullet Level 1"/>
    <w:basedOn w:val="Normal"/>
    <w:rsid w:val="00B51C19"/>
    <w:pPr>
      <w:widowControl w:val="0"/>
      <w:numPr>
        <w:numId w:val="5"/>
      </w:numPr>
      <w:spacing w:after="0" w:line="240" w:lineRule="auto"/>
    </w:pPr>
    <w:rPr>
      <w:rFonts w:ascii="Comic Sans MS" w:eastAsia="Times New Roman" w:hAnsi="Comic Sans MS"/>
      <w:snapToGrid w:val="0"/>
      <w:sz w:val="16"/>
      <w:szCs w:val="20"/>
    </w:rPr>
  </w:style>
  <w:style w:type="paragraph" w:customStyle="1" w:styleId="usecase">
    <w:name w:val="use case"/>
    <w:basedOn w:val="Normal"/>
    <w:qFormat/>
    <w:rsid w:val="00B51C19"/>
    <w:pPr>
      <w:spacing w:after="0" w:line="240" w:lineRule="auto"/>
    </w:pPr>
    <w:rPr>
      <w:rFonts w:ascii="Calibri" w:eastAsia="Arial Unicode MS" w:hAnsi="Calibri" w:cs="Arial"/>
      <w:sz w:val="22"/>
      <w:lang w:bidi="en-US"/>
    </w:rPr>
  </w:style>
  <w:style w:type="paragraph" w:customStyle="1" w:styleId="usecasetitle">
    <w:name w:val="use case title"/>
    <w:basedOn w:val="Normal"/>
    <w:next w:val="usecase"/>
    <w:qFormat/>
    <w:rsid w:val="00B51C19"/>
    <w:pPr>
      <w:spacing w:after="0" w:line="240" w:lineRule="auto"/>
    </w:pPr>
    <w:rPr>
      <w:rFonts w:ascii="Calibri" w:eastAsia="Arial Unicode MS" w:hAnsi="Calibri" w:cs="Arial"/>
      <w:b/>
      <w:sz w:val="24"/>
      <w:szCs w:val="24"/>
      <w:lang w:bidi="en-US"/>
    </w:rPr>
  </w:style>
  <w:style w:type="paragraph" w:customStyle="1" w:styleId="Bullets">
    <w:name w:val="Bullets"/>
    <w:basedOn w:val="Header"/>
    <w:link w:val="BulletsChar"/>
    <w:qFormat/>
    <w:rsid w:val="00B51C19"/>
    <w:pPr>
      <w:numPr>
        <w:ilvl w:val="2"/>
        <w:numId w:val="6"/>
      </w:numPr>
      <w:tabs>
        <w:tab w:val="clear" w:pos="4680"/>
        <w:tab w:val="clear" w:pos="9360"/>
      </w:tabs>
    </w:pPr>
    <w:rPr>
      <w:rFonts w:ascii="Calibri" w:eastAsia="Arial Unicode MS" w:hAnsi="Calibri" w:cs="Arial"/>
      <w:color w:val="000000"/>
      <w:szCs w:val="20"/>
      <w:lang w:bidi="en-US"/>
    </w:rPr>
  </w:style>
  <w:style w:type="character" w:customStyle="1" w:styleId="BulletsChar">
    <w:name w:val="Bullets Char"/>
    <w:link w:val="Bullets"/>
    <w:rsid w:val="00B51C19"/>
    <w:rPr>
      <w:rFonts w:ascii="Calibri" w:eastAsia="Arial Unicode MS" w:hAnsi="Calibri" w:cs="Arial"/>
      <w:color w:val="000000"/>
      <w:sz w:val="20"/>
      <w:szCs w:val="20"/>
      <w:lang w:bidi="en-US"/>
    </w:rPr>
  </w:style>
  <w:style w:type="paragraph" w:styleId="HTMLPreformatted">
    <w:name w:val="HTML Preformatted"/>
    <w:basedOn w:val="Normal"/>
    <w:link w:val="HTMLPreformattedChar"/>
    <w:uiPriority w:val="99"/>
    <w:unhideWhenUsed/>
    <w:rsid w:val="00950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950700"/>
    <w:rPr>
      <w:rFonts w:ascii="Courier New" w:eastAsia="Times New Roman" w:hAnsi="Courier New" w:cs="Courier New"/>
      <w:sz w:val="20"/>
      <w:szCs w:val="20"/>
    </w:rPr>
  </w:style>
  <w:style w:type="paragraph" w:styleId="Revision">
    <w:name w:val="Revision"/>
    <w:hidden/>
    <w:uiPriority w:val="99"/>
    <w:semiHidden/>
    <w:rsid w:val="00D07EB0"/>
    <w:pPr>
      <w:spacing w:after="0" w:line="240" w:lineRule="auto"/>
    </w:pPr>
    <w:rPr>
      <w:rFonts w:eastAsiaTheme="minorEastAsia" w:cs="Times New Roman"/>
      <w:sz w:val="20"/>
    </w:rPr>
  </w:style>
  <w:style w:type="paragraph" w:styleId="DocumentMap">
    <w:name w:val="Document Map"/>
    <w:basedOn w:val="Normal"/>
    <w:link w:val="DocumentMapChar"/>
    <w:uiPriority w:val="99"/>
    <w:semiHidden/>
    <w:unhideWhenUsed/>
    <w:rsid w:val="000539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393D"/>
    <w:rPr>
      <w:rFonts w:ascii="Tahoma" w:eastAsiaTheme="minorEastAsia" w:hAnsi="Tahoma" w:cs="Tahoma"/>
      <w:sz w:val="16"/>
      <w:szCs w:val="16"/>
    </w:rPr>
  </w:style>
  <w:style w:type="character" w:customStyle="1" w:styleId="attribute">
    <w:name w:val="attribute"/>
    <w:basedOn w:val="DefaultParagraphFont"/>
    <w:rsid w:val="007A0637"/>
  </w:style>
  <w:style w:type="character" w:customStyle="1" w:styleId="value">
    <w:name w:val="value"/>
    <w:basedOn w:val="DefaultParagraphFont"/>
    <w:rsid w:val="007A0637"/>
  </w:style>
  <w:style w:type="character" w:customStyle="1" w:styleId="string">
    <w:name w:val="string"/>
    <w:basedOn w:val="DefaultParagraphFont"/>
    <w:rsid w:val="007A0637"/>
  </w:style>
  <w:style w:type="character" w:customStyle="1" w:styleId="literal">
    <w:name w:val="literal"/>
    <w:basedOn w:val="DefaultParagraphFont"/>
    <w:rsid w:val="007A0637"/>
  </w:style>
  <w:style w:type="character" w:styleId="Emphasis">
    <w:name w:val="Emphasis"/>
    <w:basedOn w:val="DefaultParagraphFont"/>
    <w:uiPriority w:val="20"/>
    <w:qFormat/>
    <w:rsid w:val="00C26DBD"/>
    <w:rPr>
      <w:i/>
      <w:iCs/>
    </w:rPr>
  </w:style>
  <w:style w:type="character" w:styleId="HTMLCode">
    <w:name w:val="HTML Code"/>
    <w:basedOn w:val="DefaultParagraphFont"/>
    <w:uiPriority w:val="99"/>
    <w:semiHidden/>
    <w:unhideWhenUsed/>
    <w:rsid w:val="00B143D9"/>
    <w:rPr>
      <w:rFonts w:ascii="Courier New" w:eastAsia="Times New Roman" w:hAnsi="Courier New" w:cs="Courier New"/>
      <w:sz w:val="20"/>
      <w:szCs w:val="20"/>
    </w:rPr>
  </w:style>
  <w:style w:type="character" w:customStyle="1" w:styleId="opblock-summary-path">
    <w:name w:val="opblock-summary-path"/>
    <w:basedOn w:val="DefaultParagraphFont"/>
    <w:rsid w:val="00194F49"/>
  </w:style>
  <w:style w:type="character" w:styleId="Strong">
    <w:name w:val="Strong"/>
    <w:basedOn w:val="DefaultParagraphFont"/>
    <w:uiPriority w:val="22"/>
    <w:qFormat/>
    <w:rsid w:val="00FD2C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8638">
      <w:bodyDiv w:val="1"/>
      <w:marLeft w:val="0"/>
      <w:marRight w:val="0"/>
      <w:marTop w:val="0"/>
      <w:marBottom w:val="0"/>
      <w:divBdr>
        <w:top w:val="none" w:sz="0" w:space="0" w:color="auto"/>
        <w:left w:val="none" w:sz="0" w:space="0" w:color="auto"/>
        <w:bottom w:val="none" w:sz="0" w:space="0" w:color="auto"/>
        <w:right w:val="none" w:sz="0" w:space="0" w:color="auto"/>
      </w:divBdr>
      <w:divsChild>
        <w:div w:id="227309603">
          <w:marLeft w:val="360"/>
          <w:marRight w:val="0"/>
          <w:marTop w:val="0"/>
          <w:marBottom w:val="0"/>
          <w:divBdr>
            <w:top w:val="none" w:sz="0" w:space="0" w:color="auto"/>
            <w:left w:val="none" w:sz="0" w:space="0" w:color="auto"/>
            <w:bottom w:val="none" w:sz="0" w:space="0" w:color="auto"/>
            <w:right w:val="none" w:sz="0" w:space="0" w:color="auto"/>
          </w:divBdr>
        </w:div>
        <w:div w:id="1873152649">
          <w:marLeft w:val="360"/>
          <w:marRight w:val="0"/>
          <w:marTop w:val="0"/>
          <w:marBottom w:val="0"/>
          <w:divBdr>
            <w:top w:val="none" w:sz="0" w:space="0" w:color="auto"/>
            <w:left w:val="none" w:sz="0" w:space="0" w:color="auto"/>
            <w:bottom w:val="none" w:sz="0" w:space="0" w:color="auto"/>
            <w:right w:val="none" w:sz="0" w:space="0" w:color="auto"/>
          </w:divBdr>
        </w:div>
        <w:div w:id="1177235386">
          <w:marLeft w:val="360"/>
          <w:marRight w:val="0"/>
          <w:marTop w:val="0"/>
          <w:marBottom w:val="0"/>
          <w:divBdr>
            <w:top w:val="none" w:sz="0" w:space="0" w:color="auto"/>
            <w:left w:val="none" w:sz="0" w:space="0" w:color="auto"/>
            <w:bottom w:val="none" w:sz="0" w:space="0" w:color="auto"/>
            <w:right w:val="none" w:sz="0" w:space="0" w:color="auto"/>
          </w:divBdr>
        </w:div>
        <w:div w:id="1765415401">
          <w:marLeft w:val="360"/>
          <w:marRight w:val="0"/>
          <w:marTop w:val="0"/>
          <w:marBottom w:val="0"/>
          <w:divBdr>
            <w:top w:val="none" w:sz="0" w:space="0" w:color="auto"/>
            <w:left w:val="none" w:sz="0" w:space="0" w:color="auto"/>
            <w:bottom w:val="none" w:sz="0" w:space="0" w:color="auto"/>
            <w:right w:val="none" w:sz="0" w:space="0" w:color="auto"/>
          </w:divBdr>
        </w:div>
        <w:div w:id="996415718">
          <w:marLeft w:val="360"/>
          <w:marRight w:val="0"/>
          <w:marTop w:val="0"/>
          <w:marBottom w:val="0"/>
          <w:divBdr>
            <w:top w:val="none" w:sz="0" w:space="0" w:color="auto"/>
            <w:left w:val="none" w:sz="0" w:space="0" w:color="auto"/>
            <w:bottom w:val="none" w:sz="0" w:space="0" w:color="auto"/>
            <w:right w:val="none" w:sz="0" w:space="0" w:color="auto"/>
          </w:divBdr>
        </w:div>
        <w:div w:id="1501389868">
          <w:marLeft w:val="360"/>
          <w:marRight w:val="0"/>
          <w:marTop w:val="0"/>
          <w:marBottom w:val="0"/>
          <w:divBdr>
            <w:top w:val="none" w:sz="0" w:space="0" w:color="auto"/>
            <w:left w:val="none" w:sz="0" w:space="0" w:color="auto"/>
            <w:bottom w:val="none" w:sz="0" w:space="0" w:color="auto"/>
            <w:right w:val="none" w:sz="0" w:space="0" w:color="auto"/>
          </w:divBdr>
        </w:div>
        <w:div w:id="808788203">
          <w:marLeft w:val="360"/>
          <w:marRight w:val="0"/>
          <w:marTop w:val="0"/>
          <w:marBottom w:val="0"/>
          <w:divBdr>
            <w:top w:val="none" w:sz="0" w:space="0" w:color="auto"/>
            <w:left w:val="none" w:sz="0" w:space="0" w:color="auto"/>
            <w:bottom w:val="none" w:sz="0" w:space="0" w:color="auto"/>
            <w:right w:val="none" w:sz="0" w:space="0" w:color="auto"/>
          </w:divBdr>
        </w:div>
        <w:div w:id="776825669">
          <w:marLeft w:val="360"/>
          <w:marRight w:val="0"/>
          <w:marTop w:val="0"/>
          <w:marBottom w:val="0"/>
          <w:divBdr>
            <w:top w:val="none" w:sz="0" w:space="0" w:color="auto"/>
            <w:left w:val="none" w:sz="0" w:space="0" w:color="auto"/>
            <w:bottom w:val="none" w:sz="0" w:space="0" w:color="auto"/>
            <w:right w:val="none" w:sz="0" w:space="0" w:color="auto"/>
          </w:divBdr>
        </w:div>
        <w:div w:id="964847137">
          <w:marLeft w:val="360"/>
          <w:marRight w:val="0"/>
          <w:marTop w:val="0"/>
          <w:marBottom w:val="0"/>
          <w:divBdr>
            <w:top w:val="none" w:sz="0" w:space="0" w:color="auto"/>
            <w:left w:val="none" w:sz="0" w:space="0" w:color="auto"/>
            <w:bottom w:val="none" w:sz="0" w:space="0" w:color="auto"/>
            <w:right w:val="none" w:sz="0" w:space="0" w:color="auto"/>
          </w:divBdr>
        </w:div>
        <w:div w:id="408697809">
          <w:marLeft w:val="360"/>
          <w:marRight w:val="0"/>
          <w:marTop w:val="0"/>
          <w:marBottom w:val="0"/>
          <w:divBdr>
            <w:top w:val="none" w:sz="0" w:space="0" w:color="auto"/>
            <w:left w:val="none" w:sz="0" w:space="0" w:color="auto"/>
            <w:bottom w:val="none" w:sz="0" w:space="0" w:color="auto"/>
            <w:right w:val="none" w:sz="0" w:space="0" w:color="auto"/>
          </w:divBdr>
        </w:div>
        <w:div w:id="1904487526">
          <w:marLeft w:val="360"/>
          <w:marRight w:val="0"/>
          <w:marTop w:val="0"/>
          <w:marBottom w:val="0"/>
          <w:divBdr>
            <w:top w:val="none" w:sz="0" w:space="0" w:color="auto"/>
            <w:left w:val="none" w:sz="0" w:space="0" w:color="auto"/>
            <w:bottom w:val="none" w:sz="0" w:space="0" w:color="auto"/>
            <w:right w:val="none" w:sz="0" w:space="0" w:color="auto"/>
          </w:divBdr>
        </w:div>
        <w:div w:id="265698376">
          <w:marLeft w:val="360"/>
          <w:marRight w:val="0"/>
          <w:marTop w:val="0"/>
          <w:marBottom w:val="0"/>
          <w:divBdr>
            <w:top w:val="none" w:sz="0" w:space="0" w:color="auto"/>
            <w:left w:val="none" w:sz="0" w:space="0" w:color="auto"/>
            <w:bottom w:val="none" w:sz="0" w:space="0" w:color="auto"/>
            <w:right w:val="none" w:sz="0" w:space="0" w:color="auto"/>
          </w:divBdr>
        </w:div>
        <w:div w:id="409039578">
          <w:marLeft w:val="360"/>
          <w:marRight w:val="0"/>
          <w:marTop w:val="0"/>
          <w:marBottom w:val="0"/>
          <w:divBdr>
            <w:top w:val="none" w:sz="0" w:space="0" w:color="auto"/>
            <w:left w:val="none" w:sz="0" w:space="0" w:color="auto"/>
            <w:bottom w:val="none" w:sz="0" w:space="0" w:color="auto"/>
            <w:right w:val="none" w:sz="0" w:space="0" w:color="auto"/>
          </w:divBdr>
        </w:div>
        <w:div w:id="301157483">
          <w:marLeft w:val="360"/>
          <w:marRight w:val="0"/>
          <w:marTop w:val="0"/>
          <w:marBottom w:val="0"/>
          <w:divBdr>
            <w:top w:val="none" w:sz="0" w:space="0" w:color="auto"/>
            <w:left w:val="none" w:sz="0" w:space="0" w:color="auto"/>
            <w:bottom w:val="none" w:sz="0" w:space="0" w:color="auto"/>
            <w:right w:val="none" w:sz="0" w:space="0" w:color="auto"/>
          </w:divBdr>
        </w:div>
        <w:div w:id="571812400">
          <w:marLeft w:val="360"/>
          <w:marRight w:val="0"/>
          <w:marTop w:val="0"/>
          <w:marBottom w:val="0"/>
          <w:divBdr>
            <w:top w:val="none" w:sz="0" w:space="0" w:color="auto"/>
            <w:left w:val="none" w:sz="0" w:space="0" w:color="auto"/>
            <w:bottom w:val="none" w:sz="0" w:space="0" w:color="auto"/>
            <w:right w:val="none" w:sz="0" w:space="0" w:color="auto"/>
          </w:divBdr>
        </w:div>
        <w:div w:id="37708845">
          <w:marLeft w:val="360"/>
          <w:marRight w:val="0"/>
          <w:marTop w:val="0"/>
          <w:marBottom w:val="0"/>
          <w:divBdr>
            <w:top w:val="none" w:sz="0" w:space="0" w:color="auto"/>
            <w:left w:val="none" w:sz="0" w:space="0" w:color="auto"/>
            <w:bottom w:val="none" w:sz="0" w:space="0" w:color="auto"/>
            <w:right w:val="none" w:sz="0" w:space="0" w:color="auto"/>
          </w:divBdr>
        </w:div>
        <w:div w:id="984579385">
          <w:marLeft w:val="360"/>
          <w:marRight w:val="0"/>
          <w:marTop w:val="0"/>
          <w:marBottom w:val="0"/>
          <w:divBdr>
            <w:top w:val="none" w:sz="0" w:space="0" w:color="auto"/>
            <w:left w:val="none" w:sz="0" w:space="0" w:color="auto"/>
            <w:bottom w:val="none" w:sz="0" w:space="0" w:color="auto"/>
            <w:right w:val="none" w:sz="0" w:space="0" w:color="auto"/>
          </w:divBdr>
        </w:div>
        <w:div w:id="1107848329">
          <w:marLeft w:val="360"/>
          <w:marRight w:val="0"/>
          <w:marTop w:val="0"/>
          <w:marBottom w:val="0"/>
          <w:divBdr>
            <w:top w:val="none" w:sz="0" w:space="0" w:color="auto"/>
            <w:left w:val="none" w:sz="0" w:space="0" w:color="auto"/>
            <w:bottom w:val="none" w:sz="0" w:space="0" w:color="auto"/>
            <w:right w:val="none" w:sz="0" w:space="0" w:color="auto"/>
          </w:divBdr>
        </w:div>
        <w:div w:id="1393235369">
          <w:marLeft w:val="360"/>
          <w:marRight w:val="0"/>
          <w:marTop w:val="0"/>
          <w:marBottom w:val="0"/>
          <w:divBdr>
            <w:top w:val="none" w:sz="0" w:space="0" w:color="auto"/>
            <w:left w:val="none" w:sz="0" w:space="0" w:color="auto"/>
            <w:bottom w:val="none" w:sz="0" w:space="0" w:color="auto"/>
            <w:right w:val="none" w:sz="0" w:space="0" w:color="auto"/>
          </w:divBdr>
        </w:div>
        <w:div w:id="2126148857">
          <w:marLeft w:val="360"/>
          <w:marRight w:val="0"/>
          <w:marTop w:val="0"/>
          <w:marBottom w:val="0"/>
          <w:divBdr>
            <w:top w:val="none" w:sz="0" w:space="0" w:color="auto"/>
            <w:left w:val="none" w:sz="0" w:space="0" w:color="auto"/>
            <w:bottom w:val="none" w:sz="0" w:space="0" w:color="auto"/>
            <w:right w:val="none" w:sz="0" w:space="0" w:color="auto"/>
          </w:divBdr>
        </w:div>
        <w:div w:id="80218441">
          <w:marLeft w:val="360"/>
          <w:marRight w:val="0"/>
          <w:marTop w:val="0"/>
          <w:marBottom w:val="0"/>
          <w:divBdr>
            <w:top w:val="none" w:sz="0" w:space="0" w:color="auto"/>
            <w:left w:val="none" w:sz="0" w:space="0" w:color="auto"/>
            <w:bottom w:val="none" w:sz="0" w:space="0" w:color="auto"/>
            <w:right w:val="none" w:sz="0" w:space="0" w:color="auto"/>
          </w:divBdr>
        </w:div>
        <w:div w:id="835846710">
          <w:marLeft w:val="360"/>
          <w:marRight w:val="0"/>
          <w:marTop w:val="0"/>
          <w:marBottom w:val="0"/>
          <w:divBdr>
            <w:top w:val="none" w:sz="0" w:space="0" w:color="auto"/>
            <w:left w:val="none" w:sz="0" w:space="0" w:color="auto"/>
            <w:bottom w:val="none" w:sz="0" w:space="0" w:color="auto"/>
            <w:right w:val="none" w:sz="0" w:space="0" w:color="auto"/>
          </w:divBdr>
        </w:div>
        <w:div w:id="130562400">
          <w:marLeft w:val="360"/>
          <w:marRight w:val="0"/>
          <w:marTop w:val="0"/>
          <w:marBottom w:val="0"/>
          <w:divBdr>
            <w:top w:val="none" w:sz="0" w:space="0" w:color="auto"/>
            <w:left w:val="none" w:sz="0" w:space="0" w:color="auto"/>
            <w:bottom w:val="none" w:sz="0" w:space="0" w:color="auto"/>
            <w:right w:val="none" w:sz="0" w:space="0" w:color="auto"/>
          </w:divBdr>
        </w:div>
        <w:div w:id="1554997958">
          <w:marLeft w:val="360"/>
          <w:marRight w:val="0"/>
          <w:marTop w:val="0"/>
          <w:marBottom w:val="0"/>
          <w:divBdr>
            <w:top w:val="none" w:sz="0" w:space="0" w:color="auto"/>
            <w:left w:val="none" w:sz="0" w:space="0" w:color="auto"/>
            <w:bottom w:val="none" w:sz="0" w:space="0" w:color="auto"/>
            <w:right w:val="none" w:sz="0" w:space="0" w:color="auto"/>
          </w:divBdr>
        </w:div>
        <w:div w:id="599874433">
          <w:marLeft w:val="360"/>
          <w:marRight w:val="0"/>
          <w:marTop w:val="0"/>
          <w:marBottom w:val="0"/>
          <w:divBdr>
            <w:top w:val="none" w:sz="0" w:space="0" w:color="auto"/>
            <w:left w:val="none" w:sz="0" w:space="0" w:color="auto"/>
            <w:bottom w:val="none" w:sz="0" w:space="0" w:color="auto"/>
            <w:right w:val="none" w:sz="0" w:space="0" w:color="auto"/>
          </w:divBdr>
        </w:div>
        <w:div w:id="461773375">
          <w:marLeft w:val="360"/>
          <w:marRight w:val="0"/>
          <w:marTop w:val="0"/>
          <w:marBottom w:val="0"/>
          <w:divBdr>
            <w:top w:val="none" w:sz="0" w:space="0" w:color="auto"/>
            <w:left w:val="none" w:sz="0" w:space="0" w:color="auto"/>
            <w:bottom w:val="none" w:sz="0" w:space="0" w:color="auto"/>
            <w:right w:val="none" w:sz="0" w:space="0" w:color="auto"/>
          </w:divBdr>
        </w:div>
        <w:div w:id="1996062222">
          <w:marLeft w:val="360"/>
          <w:marRight w:val="0"/>
          <w:marTop w:val="0"/>
          <w:marBottom w:val="0"/>
          <w:divBdr>
            <w:top w:val="none" w:sz="0" w:space="0" w:color="auto"/>
            <w:left w:val="none" w:sz="0" w:space="0" w:color="auto"/>
            <w:bottom w:val="none" w:sz="0" w:space="0" w:color="auto"/>
            <w:right w:val="none" w:sz="0" w:space="0" w:color="auto"/>
          </w:divBdr>
        </w:div>
        <w:div w:id="103766534">
          <w:marLeft w:val="360"/>
          <w:marRight w:val="0"/>
          <w:marTop w:val="0"/>
          <w:marBottom w:val="0"/>
          <w:divBdr>
            <w:top w:val="none" w:sz="0" w:space="0" w:color="auto"/>
            <w:left w:val="none" w:sz="0" w:space="0" w:color="auto"/>
            <w:bottom w:val="none" w:sz="0" w:space="0" w:color="auto"/>
            <w:right w:val="none" w:sz="0" w:space="0" w:color="auto"/>
          </w:divBdr>
        </w:div>
        <w:div w:id="1930460864">
          <w:marLeft w:val="360"/>
          <w:marRight w:val="0"/>
          <w:marTop w:val="0"/>
          <w:marBottom w:val="0"/>
          <w:divBdr>
            <w:top w:val="none" w:sz="0" w:space="0" w:color="auto"/>
            <w:left w:val="none" w:sz="0" w:space="0" w:color="auto"/>
            <w:bottom w:val="none" w:sz="0" w:space="0" w:color="auto"/>
            <w:right w:val="none" w:sz="0" w:space="0" w:color="auto"/>
          </w:divBdr>
        </w:div>
      </w:divsChild>
    </w:div>
    <w:div w:id="27295126">
      <w:bodyDiv w:val="1"/>
      <w:marLeft w:val="0"/>
      <w:marRight w:val="0"/>
      <w:marTop w:val="0"/>
      <w:marBottom w:val="0"/>
      <w:divBdr>
        <w:top w:val="none" w:sz="0" w:space="0" w:color="auto"/>
        <w:left w:val="none" w:sz="0" w:space="0" w:color="auto"/>
        <w:bottom w:val="none" w:sz="0" w:space="0" w:color="auto"/>
        <w:right w:val="none" w:sz="0" w:space="0" w:color="auto"/>
      </w:divBdr>
    </w:div>
    <w:div w:id="51320355">
      <w:bodyDiv w:val="1"/>
      <w:marLeft w:val="0"/>
      <w:marRight w:val="0"/>
      <w:marTop w:val="0"/>
      <w:marBottom w:val="0"/>
      <w:divBdr>
        <w:top w:val="none" w:sz="0" w:space="0" w:color="auto"/>
        <w:left w:val="none" w:sz="0" w:space="0" w:color="auto"/>
        <w:bottom w:val="none" w:sz="0" w:space="0" w:color="auto"/>
        <w:right w:val="none" w:sz="0" w:space="0" w:color="auto"/>
      </w:divBdr>
      <w:divsChild>
        <w:div w:id="571738121">
          <w:marLeft w:val="0"/>
          <w:marRight w:val="0"/>
          <w:marTop w:val="0"/>
          <w:marBottom w:val="0"/>
          <w:divBdr>
            <w:top w:val="none" w:sz="0" w:space="0" w:color="auto"/>
            <w:left w:val="none" w:sz="0" w:space="0" w:color="auto"/>
            <w:bottom w:val="none" w:sz="0" w:space="0" w:color="auto"/>
            <w:right w:val="none" w:sz="0" w:space="0" w:color="auto"/>
          </w:divBdr>
        </w:div>
        <w:div w:id="1849564973">
          <w:marLeft w:val="0"/>
          <w:marRight w:val="0"/>
          <w:marTop w:val="0"/>
          <w:marBottom w:val="0"/>
          <w:divBdr>
            <w:top w:val="none" w:sz="0" w:space="0" w:color="auto"/>
            <w:left w:val="none" w:sz="0" w:space="0" w:color="auto"/>
            <w:bottom w:val="none" w:sz="0" w:space="0" w:color="auto"/>
            <w:right w:val="none" w:sz="0" w:space="0" w:color="auto"/>
          </w:divBdr>
        </w:div>
        <w:div w:id="78214372">
          <w:marLeft w:val="0"/>
          <w:marRight w:val="0"/>
          <w:marTop w:val="0"/>
          <w:marBottom w:val="0"/>
          <w:divBdr>
            <w:top w:val="none" w:sz="0" w:space="0" w:color="auto"/>
            <w:left w:val="none" w:sz="0" w:space="0" w:color="auto"/>
            <w:bottom w:val="none" w:sz="0" w:space="0" w:color="auto"/>
            <w:right w:val="none" w:sz="0" w:space="0" w:color="auto"/>
          </w:divBdr>
        </w:div>
      </w:divsChild>
    </w:div>
    <w:div w:id="69692606">
      <w:bodyDiv w:val="1"/>
      <w:marLeft w:val="0"/>
      <w:marRight w:val="0"/>
      <w:marTop w:val="0"/>
      <w:marBottom w:val="0"/>
      <w:divBdr>
        <w:top w:val="none" w:sz="0" w:space="0" w:color="auto"/>
        <w:left w:val="none" w:sz="0" w:space="0" w:color="auto"/>
        <w:bottom w:val="none" w:sz="0" w:space="0" w:color="auto"/>
        <w:right w:val="none" w:sz="0" w:space="0" w:color="auto"/>
      </w:divBdr>
      <w:divsChild>
        <w:div w:id="308941622">
          <w:marLeft w:val="547"/>
          <w:marRight w:val="0"/>
          <w:marTop w:val="0"/>
          <w:marBottom w:val="0"/>
          <w:divBdr>
            <w:top w:val="none" w:sz="0" w:space="0" w:color="auto"/>
            <w:left w:val="none" w:sz="0" w:space="0" w:color="auto"/>
            <w:bottom w:val="none" w:sz="0" w:space="0" w:color="auto"/>
            <w:right w:val="none" w:sz="0" w:space="0" w:color="auto"/>
          </w:divBdr>
        </w:div>
        <w:div w:id="646130284">
          <w:marLeft w:val="1166"/>
          <w:marRight w:val="0"/>
          <w:marTop w:val="0"/>
          <w:marBottom w:val="0"/>
          <w:divBdr>
            <w:top w:val="none" w:sz="0" w:space="0" w:color="auto"/>
            <w:left w:val="none" w:sz="0" w:space="0" w:color="auto"/>
            <w:bottom w:val="none" w:sz="0" w:space="0" w:color="auto"/>
            <w:right w:val="none" w:sz="0" w:space="0" w:color="auto"/>
          </w:divBdr>
        </w:div>
        <w:div w:id="810711703">
          <w:marLeft w:val="1166"/>
          <w:marRight w:val="0"/>
          <w:marTop w:val="0"/>
          <w:marBottom w:val="0"/>
          <w:divBdr>
            <w:top w:val="none" w:sz="0" w:space="0" w:color="auto"/>
            <w:left w:val="none" w:sz="0" w:space="0" w:color="auto"/>
            <w:bottom w:val="none" w:sz="0" w:space="0" w:color="auto"/>
            <w:right w:val="none" w:sz="0" w:space="0" w:color="auto"/>
          </w:divBdr>
        </w:div>
        <w:div w:id="1426925830">
          <w:marLeft w:val="1800"/>
          <w:marRight w:val="0"/>
          <w:marTop w:val="0"/>
          <w:marBottom w:val="0"/>
          <w:divBdr>
            <w:top w:val="none" w:sz="0" w:space="0" w:color="auto"/>
            <w:left w:val="none" w:sz="0" w:space="0" w:color="auto"/>
            <w:bottom w:val="none" w:sz="0" w:space="0" w:color="auto"/>
            <w:right w:val="none" w:sz="0" w:space="0" w:color="auto"/>
          </w:divBdr>
        </w:div>
        <w:div w:id="1001128081">
          <w:marLeft w:val="1800"/>
          <w:marRight w:val="0"/>
          <w:marTop w:val="0"/>
          <w:marBottom w:val="0"/>
          <w:divBdr>
            <w:top w:val="none" w:sz="0" w:space="0" w:color="auto"/>
            <w:left w:val="none" w:sz="0" w:space="0" w:color="auto"/>
            <w:bottom w:val="none" w:sz="0" w:space="0" w:color="auto"/>
            <w:right w:val="none" w:sz="0" w:space="0" w:color="auto"/>
          </w:divBdr>
        </w:div>
        <w:div w:id="1555702259">
          <w:marLeft w:val="1800"/>
          <w:marRight w:val="0"/>
          <w:marTop w:val="0"/>
          <w:marBottom w:val="0"/>
          <w:divBdr>
            <w:top w:val="none" w:sz="0" w:space="0" w:color="auto"/>
            <w:left w:val="none" w:sz="0" w:space="0" w:color="auto"/>
            <w:bottom w:val="none" w:sz="0" w:space="0" w:color="auto"/>
            <w:right w:val="none" w:sz="0" w:space="0" w:color="auto"/>
          </w:divBdr>
        </w:div>
        <w:div w:id="830029472">
          <w:marLeft w:val="1800"/>
          <w:marRight w:val="0"/>
          <w:marTop w:val="0"/>
          <w:marBottom w:val="0"/>
          <w:divBdr>
            <w:top w:val="none" w:sz="0" w:space="0" w:color="auto"/>
            <w:left w:val="none" w:sz="0" w:space="0" w:color="auto"/>
            <w:bottom w:val="none" w:sz="0" w:space="0" w:color="auto"/>
            <w:right w:val="none" w:sz="0" w:space="0" w:color="auto"/>
          </w:divBdr>
        </w:div>
        <w:div w:id="1439760817">
          <w:marLeft w:val="1800"/>
          <w:marRight w:val="0"/>
          <w:marTop w:val="0"/>
          <w:marBottom w:val="0"/>
          <w:divBdr>
            <w:top w:val="none" w:sz="0" w:space="0" w:color="auto"/>
            <w:left w:val="none" w:sz="0" w:space="0" w:color="auto"/>
            <w:bottom w:val="none" w:sz="0" w:space="0" w:color="auto"/>
            <w:right w:val="none" w:sz="0" w:space="0" w:color="auto"/>
          </w:divBdr>
        </w:div>
        <w:div w:id="1254361975">
          <w:marLeft w:val="1800"/>
          <w:marRight w:val="0"/>
          <w:marTop w:val="0"/>
          <w:marBottom w:val="0"/>
          <w:divBdr>
            <w:top w:val="none" w:sz="0" w:space="0" w:color="auto"/>
            <w:left w:val="none" w:sz="0" w:space="0" w:color="auto"/>
            <w:bottom w:val="none" w:sz="0" w:space="0" w:color="auto"/>
            <w:right w:val="none" w:sz="0" w:space="0" w:color="auto"/>
          </w:divBdr>
        </w:div>
        <w:div w:id="1617715317">
          <w:marLeft w:val="1800"/>
          <w:marRight w:val="0"/>
          <w:marTop w:val="0"/>
          <w:marBottom w:val="0"/>
          <w:divBdr>
            <w:top w:val="none" w:sz="0" w:space="0" w:color="auto"/>
            <w:left w:val="none" w:sz="0" w:space="0" w:color="auto"/>
            <w:bottom w:val="none" w:sz="0" w:space="0" w:color="auto"/>
            <w:right w:val="none" w:sz="0" w:space="0" w:color="auto"/>
          </w:divBdr>
        </w:div>
        <w:div w:id="403915543">
          <w:marLeft w:val="1800"/>
          <w:marRight w:val="0"/>
          <w:marTop w:val="0"/>
          <w:marBottom w:val="0"/>
          <w:divBdr>
            <w:top w:val="none" w:sz="0" w:space="0" w:color="auto"/>
            <w:left w:val="none" w:sz="0" w:space="0" w:color="auto"/>
            <w:bottom w:val="none" w:sz="0" w:space="0" w:color="auto"/>
            <w:right w:val="none" w:sz="0" w:space="0" w:color="auto"/>
          </w:divBdr>
        </w:div>
        <w:div w:id="408623220">
          <w:marLeft w:val="1166"/>
          <w:marRight w:val="0"/>
          <w:marTop w:val="0"/>
          <w:marBottom w:val="0"/>
          <w:divBdr>
            <w:top w:val="none" w:sz="0" w:space="0" w:color="auto"/>
            <w:left w:val="none" w:sz="0" w:space="0" w:color="auto"/>
            <w:bottom w:val="none" w:sz="0" w:space="0" w:color="auto"/>
            <w:right w:val="none" w:sz="0" w:space="0" w:color="auto"/>
          </w:divBdr>
        </w:div>
        <w:div w:id="1252590036">
          <w:marLeft w:val="1166"/>
          <w:marRight w:val="0"/>
          <w:marTop w:val="0"/>
          <w:marBottom w:val="0"/>
          <w:divBdr>
            <w:top w:val="none" w:sz="0" w:space="0" w:color="auto"/>
            <w:left w:val="none" w:sz="0" w:space="0" w:color="auto"/>
            <w:bottom w:val="none" w:sz="0" w:space="0" w:color="auto"/>
            <w:right w:val="none" w:sz="0" w:space="0" w:color="auto"/>
          </w:divBdr>
        </w:div>
        <w:div w:id="676737174">
          <w:marLeft w:val="1166"/>
          <w:marRight w:val="0"/>
          <w:marTop w:val="0"/>
          <w:marBottom w:val="0"/>
          <w:divBdr>
            <w:top w:val="none" w:sz="0" w:space="0" w:color="auto"/>
            <w:left w:val="none" w:sz="0" w:space="0" w:color="auto"/>
            <w:bottom w:val="none" w:sz="0" w:space="0" w:color="auto"/>
            <w:right w:val="none" w:sz="0" w:space="0" w:color="auto"/>
          </w:divBdr>
        </w:div>
        <w:div w:id="535460980">
          <w:marLeft w:val="1166"/>
          <w:marRight w:val="0"/>
          <w:marTop w:val="0"/>
          <w:marBottom w:val="0"/>
          <w:divBdr>
            <w:top w:val="none" w:sz="0" w:space="0" w:color="auto"/>
            <w:left w:val="none" w:sz="0" w:space="0" w:color="auto"/>
            <w:bottom w:val="none" w:sz="0" w:space="0" w:color="auto"/>
            <w:right w:val="none" w:sz="0" w:space="0" w:color="auto"/>
          </w:divBdr>
        </w:div>
        <w:div w:id="489370445">
          <w:marLeft w:val="1166"/>
          <w:marRight w:val="0"/>
          <w:marTop w:val="0"/>
          <w:marBottom w:val="0"/>
          <w:divBdr>
            <w:top w:val="none" w:sz="0" w:space="0" w:color="auto"/>
            <w:left w:val="none" w:sz="0" w:space="0" w:color="auto"/>
            <w:bottom w:val="none" w:sz="0" w:space="0" w:color="auto"/>
            <w:right w:val="none" w:sz="0" w:space="0" w:color="auto"/>
          </w:divBdr>
        </w:div>
        <w:div w:id="111947848">
          <w:marLeft w:val="1166"/>
          <w:marRight w:val="0"/>
          <w:marTop w:val="0"/>
          <w:marBottom w:val="0"/>
          <w:divBdr>
            <w:top w:val="none" w:sz="0" w:space="0" w:color="auto"/>
            <w:left w:val="none" w:sz="0" w:space="0" w:color="auto"/>
            <w:bottom w:val="none" w:sz="0" w:space="0" w:color="auto"/>
            <w:right w:val="none" w:sz="0" w:space="0" w:color="auto"/>
          </w:divBdr>
        </w:div>
        <w:div w:id="1306660800">
          <w:marLeft w:val="1166"/>
          <w:marRight w:val="0"/>
          <w:marTop w:val="0"/>
          <w:marBottom w:val="0"/>
          <w:divBdr>
            <w:top w:val="none" w:sz="0" w:space="0" w:color="auto"/>
            <w:left w:val="none" w:sz="0" w:space="0" w:color="auto"/>
            <w:bottom w:val="none" w:sz="0" w:space="0" w:color="auto"/>
            <w:right w:val="none" w:sz="0" w:space="0" w:color="auto"/>
          </w:divBdr>
        </w:div>
        <w:div w:id="583537332">
          <w:marLeft w:val="1166"/>
          <w:marRight w:val="0"/>
          <w:marTop w:val="0"/>
          <w:marBottom w:val="0"/>
          <w:divBdr>
            <w:top w:val="none" w:sz="0" w:space="0" w:color="auto"/>
            <w:left w:val="none" w:sz="0" w:space="0" w:color="auto"/>
            <w:bottom w:val="none" w:sz="0" w:space="0" w:color="auto"/>
            <w:right w:val="none" w:sz="0" w:space="0" w:color="auto"/>
          </w:divBdr>
        </w:div>
      </w:divsChild>
    </w:div>
    <w:div w:id="83234776">
      <w:bodyDiv w:val="1"/>
      <w:marLeft w:val="0"/>
      <w:marRight w:val="0"/>
      <w:marTop w:val="0"/>
      <w:marBottom w:val="0"/>
      <w:divBdr>
        <w:top w:val="none" w:sz="0" w:space="0" w:color="auto"/>
        <w:left w:val="none" w:sz="0" w:space="0" w:color="auto"/>
        <w:bottom w:val="none" w:sz="0" w:space="0" w:color="auto"/>
        <w:right w:val="none" w:sz="0" w:space="0" w:color="auto"/>
      </w:divBdr>
    </w:div>
    <w:div w:id="94331672">
      <w:bodyDiv w:val="1"/>
      <w:marLeft w:val="0"/>
      <w:marRight w:val="0"/>
      <w:marTop w:val="0"/>
      <w:marBottom w:val="0"/>
      <w:divBdr>
        <w:top w:val="none" w:sz="0" w:space="0" w:color="auto"/>
        <w:left w:val="none" w:sz="0" w:space="0" w:color="auto"/>
        <w:bottom w:val="none" w:sz="0" w:space="0" w:color="auto"/>
        <w:right w:val="none" w:sz="0" w:space="0" w:color="auto"/>
      </w:divBdr>
    </w:div>
    <w:div w:id="143469932">
      <w:bodyDiv w:val="1"/>
      <w:marLeft w:val="0"/>
      <w:marRight w:val="0"/>
      <w:marTop w:val="0"/>
      <w:marBottom w:val="0"/>
      <w:divBdr>
        <w:top w:val="none" w:sz="0" w:space="0" w:color="auto"/>
        <w:left w:val="none" w:sz="0" w:space="0" w:color="auto"/>
        <w:bottom w:val="none" w:sz="0" w:space="0" w:color="auto"/>
        <w:right w:val="none" w:sz="0" w:space="0" w:color="auto"/>
      </w:divBdr>
    </w:div>
    <w:div w:id="144055323">
      <w:bodyDiv w:val="1"/>
      <w:marLeft w:val="0"/>
      <w:marRight w:val="0"/>
      <w:marTop w:val="0"/>
      <w:marBottom w:val="0"/>
      <w:divBdr>
        <w:top w:val="none" w:sz="0" w:space="0" w:color="auto"/>
        <w:left w:val="none" w:sz="0" w:space="0" w:color="auto"/>
        <w:bottom w:val="none" w:sz="0" w:space="0" w:color="auto"/>
        <w:right w:val="none" w:sz="0" w:space="0" w:color="auto"/>
      </w:divBdr>
      <w:divsChild>
        <w:div w:id="2782169">
          <w:marLeft w:val="0"/>
          <w:marRight w:val="0"/>
          <w:marTop w:val="0"/>
          <w:marBottom w:val="0"/>
          <w:divBdr>
            <w:top w:val="none" w:sz="0" w:space="0" w:color="auto"/>
            <w:left w:val="none" w:sz="0" w:space="0" w:color="auto"/>
            <w:bottom w:val="none" w:sz="0" w:space="0" w:color="auto"/>
            <w:right w:val="none" w:sz="0" w:space="0" w:color="auto"/>
          </w:divBdr>
          <w:divsChild>
            <w:div w:id="934826834">
              <w:marLeft w:val="0"/>
              <w:marRight w:val="0"/>
              <w:marTop w:val="0"/>
              <w:marBottom w:val="0"/>
              <w:divBdr>
                <w:top w:val="none" w:sz="0" w:space="0" w:color="auto"/>
                <w:left w:val="none" w:sz="0" w:space="0" w:color="auto"/>
                <w:bottom w:val="none" w:sz="0" w:space="0" w:color="auto"/>
                <w:right w:val="none" w:sz="0" w:space="0" w:color="auto"/>
              </w:divBdr>
              <w:divsChild>
                <w:div w:id="1878858387">
                  <w:marLeft w:val="0"/>
                  <w:marRight w:val="0"/>
                  <w:marTop w:val="0"/>
                  <w:marBottom w:val="0"/>
                  <w:divBdr>
                    <w:top w:val="none" w:sz="0" w:space="0" w:color="auto"/>
                    <w:left w:val="none" w:sz="0" w:space="0" w:color="auto"/>
                    <w:bottom w:val="none" w:sz="0" w:space="0" w:color="auto"/>
                    <w:right w:val="none" w:sz="0" w:space="0" w:color="auto"/>
                  </w:divBdr>
                  <w:divsChild>
                    <w:div w:id="908420079">
                      <w:marLeft w:val="0"/>
                      <w:marRight w:val="0"/>
                      <w:marTop w:val="0"/>
                      <w:marBottom w:val="0"/>
                      <w:divBdr>
                        <w:top w:val="none" w:sz="0" w:space="0" w:color="auto"/>
                        <w:left w:val="none" w:sz="0" w:space="0" w:color="auto"/>
                        <w:bottom w:val="none" w:sz="0" w:space="0" w:color="auto"/>
                        <w:right w:val="none" w:sz="0" w:space="0" w:color="auto"/>
                      </w:divBdr>
                    </w:div>
                  </w:divsChild>
                </w:div>
                <w:div w:id="2116168031">
                  <w:marLeft w:val="0"/>
                  <w:marRight w:val="0"/>
                  <w:marTop w:val="0"/>
                  <w:marBottom w:val="0"/>
                  <w:divBdr>
                    <w:top w:val="none" w:sz="0" w:space="0" w:color="auto"/>
                    <w:left w:val="none" w:sz="0" w:space="0" w:color="auto"/>
                    <w:bottom w:val="none" w:sz="0" w:space="0" w:color="auto"/>
                    <w:right w:val="none" w:sz="0" w:space="0" w:color="auto"/>
                  </w:divBdr>
                  <w:divsChild>
                    <w:div w:id="2055960194">
                      <w:marLeft w:val="0"/>
                      <w:marRight w:val="0"/>
                      <w:marTop w:val="0"/>
                      <w:marBottom w:val="0"/>
                      <w:divBdr>
                        <w:top w:val="none" w:sz="0" w:space="0" w:color="auto"/>
                        <w:left w:val="none" w:sz="0" w:space="0" w:color="auto"/>
                        <w:bottom w:val="none" w:sz="0" w:space="0" w:color="auto"/>
                        <w:right w:val="none" w:sz="0" w:space="0" w:color="auto"/>
                      </w:divBdr>
                    </w:div>
                  </w:divsChild>
                </w:div>
                <w:div w:id="325473909">
                  <w:marLeft w:val="0"/>
                  <w:marRight w:val="0"/>
                  <w:marTop w:val="0"/>
                  <w:marBottom w:val="0"/>
                  <w:divBdr>
                    <w:top w:val="none" w:sz="0" w:space="0" w:color="auto"/>
                    <w:left w:val="none" w:sz="0" w:space="0" w:color="auto"/>
                    <w:bottom w:val="none" w:sz="0" w:space="0" w:color="auto"/>
                    <w:right w:val="none" w:sz="0" w:space="0" w:color="auto"/>
                  </w:divBdr>
                  <w:divsChild>
                    <w:div w:id="867260883">
                      <w:marLeft w:val="0"/>
                      <w:marRight w:val="0"/>
                      <w:marTop w:val="0"/>
                      <w:marBottom w:val="0"/>
                      <w:divBdr>
                        <w:top w:val="none" w:sz="0" w:space="0" w:color="auto"/>
                        <w:left w:val="none" w:sz="0" w:space="0" w:color="auto"/>
                        <w:bottom w:val="none" w:sz="0" w:space="0" w:color="auto"/>
                        <w:right w:val="none" w:sz="0" w:space="0" w:color="auto"/>
                      </w:divBdr>
                    </w:div>
                  </w:divsChild>
                </w:div>
                <w:div w:id="743719315">
                  <w:marLeft w:val="0"/>
                  <w:marRight w:val="0"/>
                  <w:marTop w:val="0"/>
                  <w:marBottom w:val="0"/>
                  <w:divBdr>
                    <w:top w:val="none" w:sz="0" w:space="0" w:color="auto"/>
                    <w:left w:val="none" w:sz="0" w:space="0" w:color="auto"/>
                    <w:bottom w:val="none" w:sz="0" w:space="0" w:color="auto"/>
                    <w:right w:val="none" w:sz="0" w:space="0" w:color="auto"/>
                  </w:divBdr>
                  <w:divsChild>
                    <w:div w:id="1769109407">
                      <w:marLeft w:val="0"/>
                      <w:marRight w:val="0"/>
                      <w:marTop w:val="0"/>
                      <w:marBottom w:val="0"/>
                      <w:divBdr>
                        <w:top w:val="none" w:sz="0" w:space="0" w:color="auto"/>
                        <w:left w:val="none" w:sz="0" w:space="0" w:color="auto"/>
                        <w:bottom w:val="none" w:sz="0" w:space="0" w:color="auto"/>
                        <w:right w:val="none" w:sz="0" w:space="0" w:color="auto"/>
                      </w:divBdr>
                    </w:div>
                  </w:divsChild>
                </w:div>
                <w:div w:id="1700623469">
                  <w:marLeft w:val="0"/>
                  <w:marRight w:val="0"/>
                  <w:marTop w:val="0"/>
                  <w:marBottom w:val="0"/>
                  <w:divBdr>
                    <w:top w:val="none" w:sz="0" w:space="0" w:color="auto"/>
                    <w:left w:val="none" w:sz="0" w:space="0" w:color="auto"/>
                    <w:bottom w:val="none" w:sz="0" w:space="0" w:color="auto"/>
                    <w:right w:val="none" w:sz="0" w:space="0" w:color="auto"/>
                  </w:divBdr>
                  <w:divsChild>
                    <w:div w:id="1336108275">
                      <w:marLeft w:val="0"/>
                      <w:marRight w:val="0"/>
                      <w:marTop w:val="0"/>
                      <w:marBottom w:val="0"/>
                      <w:divBdr>
                        <w:top w:val="none" w:sz="0" w:space="0" w:color="auto"/>
                        <w:left w:val="none" w:sz="0" w:space="0" w:color="auto"/>
                        <w:bottom w:val="none" w:sz="0" w:space="0" w:color="auto"/>
                        <w:right w:val="none" w:sz="0" w:space="0" w:color="auto"/>
                      </w:divBdr>
                    </w:div>
                  </w:divsChild>
                </w:div>
                <w:div w:id="1702633736">
                  <w:marLeft w:val="0"/>
                  <w:marRight w:val="0"/>
                  <w:marTop w:val="0"/>
                  <w:marBottom w:val="0"/>
                  <w:divBdr>
                    <w:top w:val="none" w:sz="0" w:space="0" w:color="auto"/>
                    <w:left w:val="none" w:sz="0" w:space="0" w:color="auto"/>
                    <w:bottom w:val="none" w:sz="0" w:space="0" w:color="auto"/>
                    <w:right w:val="none" w:sz="0" w:space="0" w:color="auto"/>
                  </w:divBdr>
                  <w:divsChild>
                    <w:div w:id="603998479">
                      <w:marLeft w:val="0"/>
                      <w:marRight w:val="0"/>
                      <w:marTop w:val="0"/>
                      <w:marBottom w:val="0"/>
                      <w:divBdr>
                        <w:top w:val="none" w:sz="0" w:space="0" w:color="auto"/>
                        <w:left w:val="none" w:sz="0" w:space="0" w:color="auto"/>
                        <w:bottom w:val="none" w:sz="0" w:space="0" w:color="auto"/>
                        <w:right w:val="none" w:sz="0" w:space="0" w:color="auto"/>
                      </w:divBdr>
                    </w:div>
                  </w:divsChild>
                </w:div>
                <w:div w:id="1444299179">
                  <w:marLeft w:val="0"/>
                  <w:marRight w:val="0"/>
                  <w:marTop w:val="0"/>
                  <w:marBottom w:val="0"/>
                  <w:divBdr>
                    <w:top w:val="none" w:sz="0" w:space="0" w:color="auto"/>
                    <w:left w:val="none" w:sz="0" w:space="0" w:color="auto"/>
                    <w:bottom w:val="none" w:sz="0" w:space="0" w:color="auto"/>
                    <w:right w:val="none" w:sz="0" w:space="0" w:color="auto"/>
                  </w:divBdr>
                  <w:divsChild>
                    <w:div w:id="1345472112">
                      <w:marLeft w:val="0"/>
                      <w:marRight w:val="0"/>
                      <w:marTop w:val="0"/>
                      <w:marBottom w:val="0"/>
                      <w:divBdr>
                        <w:top w:val="none" w:sz="0" w:space="0" w:color="auto"/>
                        <w:left w:val="none" w:sz="0" w:space="0" w:color="auto"/>
                        <w:bottom w:val="none" w:sz="0" w:space="0" w:color="auto"/>
                        <w:right w:val="none" w:sz="0" w:space="0" w:color="auto"/>
                      </w:divBdr>
                    </w:div>
                  </w:divsChild>
                </w:div>
                <w:div w:id="1116946729">
                  <w:marLeft w:val="0"/>
                  <w:marRight w:val="0"/>
                  <w:marTop w:val="0"/>
                  <w:marBottom w:val="0"/>
                  <w:divBdr>
                    <w:top w:val="none" w:sz="0" w:space="0" w:color="auto"/>
                    <w:left w:val="none" w:sz="0" w:space="0" w:color="auto"/>
                    <w:bottom w:val="none" w:sz="0" w:space="0" w:color="auto"/>
                    <w:right w:val="none" w:sz="0" w:space="0" w:color="auto"/>
                  </w:divBdr>
                  <w:divsChild>
                    <w:div w:id="1747723081">
                      <w:marLeft w:val="0"/>
                      <w:marRight w:val="0"/>
                      <w:marTop w:val="0"/>
                      <w:marBottom w:val="0"/>
                      <w:divBdr>
                        <w:top w:val="none" w:sz="0" w:space="0" w:color="auto"/>
                        <w:left w:val="none" w:sz="0" w:space="0" w:color="auto"/>
                        <w:bottom w:val="none" w:sz="0" w:space="0" w:color="auto"/>
                        <w:right w:val="none" w:sz="0" w:space="0" w:color="auto"/>
                      </w:divBdr>
                    </w:div>
                  </w:divsChild>
                </w:div>
                <w:div w:id="1089541017">
                  <w:marLeft w:val="0"/>
                  <w:marRight w:val="0"/>
                  <w:marTop w:val="0"/>
                  <w:marBottom w:val="0"/>
                  <w:divBdr>
                    <w:top w:val="none" w:sz="0" w:space="0" w:color="auto"/>
                    <w:left w:val="none" w:sz="0" w:space="0" w:color="auto"/>
                    <w:bottom w:val="none" w:sz="0" w:space="0" w:color="auto"/>
                    <w:right w:val="none" w:sz="0" w:space="0" w:color="auto"/>
                  </w:divBdr>
                  <w:divsChild>
                    <w:div w:id="14694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3903">
      <w:bodyDiv w:val="1"/>
      <w:marLeft w:val="0"/>
      <w:marRight w:val="0"/>
      <w:marTop w:val="0"/>
      <w:marBottom w:val="0"/>
      <w:divBdr>
        <w:top w:val="none" w:sz="0" w:space="0" w:color="auto"/>
        <w:left w:val="none" w:sz="0" w:space="0" w:color="auto"/>
        <w:bottom w:val="none" w:sz="0" w:space="0" w:color="auto"/>
        <w:right w:val="none" w:sz="0" w:space="0" w:color="auto"/>
      </w:divBdr>
    </w:div>
    <w:div w:id="157964574">
      <w:bodyDiv w:val="1"/>
      <w:marLeft w:val="0"/>
      <w:marRight w:val="0"/>
      <w:marTop w:val="0"/>
      <w:marBottom w:val="0"/>
      <w:divBdr>
        <w:top w:val="none" w:sz="0" w:space="0" w:color="auto"/>
        <w:left w:val="none" w:sz="0" w:space="0" w:color="auto"/>
        <w:bottom w:val="none" w:sz="0" w:space="0" w:color="auto"/>
        <w:right w:val="none" w:sz="0" w:space="0" w:color="auto"/>
      </w:divBdr>
    </w:div>
    <w:div w:id="174268684">
      <w:bodyDiv w:val="1"/>
      <w:marLeft w:val="0"/>
      <w:marRight w:val="0"/>
      <w:marTop w:val="0"/>
      <w:marBottom w:val="0"/>
      <w:divBdr>
        <w:top w:val="none" w:sz="0" w:space="0" w:color="auto"/>
        <w:left w:val="none" w:sz="0" w:space="0" w:color="auto"/>
        <w:bottom w:val="none" w:sz="0" w:space="0" w:color="auto"/>
        <w:right w:val="none" w:sz="0" w:space="0" w:color="auto"/>
      </w:divBdr>
    </w:div>
    <w:div w:id="186717326">
      <w:bodyDiv w:val="1"/>
      <w:marLeft w:val="0"/>
      <w:marRight w:val="0"/>
      <w:marTop w:val="0"/>
      <w:marBottom w:val="0"/>
      <w:divBdr>
        <w:top w:val="none" w:sz="0" w:space="0" w:color="auto"/>
        <w:left w:val="none" w:sz="0" w:space="0" w:color="auto"/>
        <w:bottom w:val="none" w:sz="0" w:space="0" w:color="auto"/>
        <w:right w:val="none" w:sz="0" w:space="0" w:color="auto"/>
      </w:divBdr>
    </w:div>
    <w:div w:id="202715050">
      <w:bodyDiv w:val="1"/>
      <w:marLeft w:val="0"/>
      <w:marRight w:val="0"/>
      <w:marTop w:val="0"/>
      <w:marBottom w:val="0"/>
      <w:divBdr>
        <w:top w:val="none" w:sz="0" w:space="0" w:color="auto"/>
        <w:left w:val="none" w:sz="0" w:space="0" w:color="auto"/>
        <w:bottom w:val="none" w:sz="0" w:space="0" w:color="auto"/>
        <w:right w:val="none" w:sz="0" w:space="0" w:color="auto"/>
      </w:divBdr>
      <w:divsChild>
        <w:div w:id="789401978">
          <w:marLeft w:val="259"/>
          <w:marRight w:val="0"/>
          <w:marTop w:val="34"/>
          <w:marBottom w:val="0"/>
          <w:divBdr>
            <w:top w:val="none" w:sz="0" w:space="0" w:color="auto"/>
            <w:left w:val="none" w:sz="0" w:space="0" w:color="auto"/>
            <w:bottom w:val="none" w:sz="0" w:space="0" w:color="auto"/>
            <w:right w:val="none" w:sz="0" w:space="0" w:color="auto"/>
          </w:divBdr>
        </w:div>
        <w:div w:id="1433209705">
          <w:marLeft w:val="259"/>
          <w:marRight w:val="0"/>
          <w:marTop w:val="34"/>
          <w:marBottom w:val="0"/>
          <w:divBdr>
            <w:top w:val="none" w:sz="0" w:space="0" w:color="auto"/>
            <w:left w:val="none" w:sz="0" w:space="0" w:color="auto"/>
            <w:bottom w:val="none" w:sz="0" w:space="0" w:color="auto"/>
            <w:right w:val="none" w:sz="0" w:space="0" w:color="auto"/>
          </w:divBdr>
        </w:div>
        <w:div w:id="1913543799">
          <w:marLeft w:val="259"/>
          <w:marRight w:val="0"/>
          <w:marTop w:val="34"/>
          <w:marBottom w:val="0"/>
          <w:divBdr>
            <w:top w:val="none" w:sz="0" w:space="0" w:color="auto"/>
            <w:left w:val="none" w:sz="0" w:space="0" w:color="auto"/>
            <w:bottom w:val="none" w:sz="0" w:space="0" w:color="auto"/>
            <w:right w:val="none" w:sz="0" w:space="0" w:color="auto"/>
          </w:divBdr>
        </w:div>
        <w:div w:id="143935603">
          <w:marLeft w:val="259"/>
          <w:marRight w:val="0"/>
          <w:marTop w:val="34"/>
          <w:marBottom w:val="0"/>
          <w:divBdr>
            <w:top w:val="none" w:sz="0" w:space="0" w:color="auto"/>
            <w:left w:val="none" w:sz="0" w:space="0" w:color="auto"/>
            <w:bottom w:val="none" w:sz="0" w:space="0" w:color="auto"/>
            <w:right w:val="none" w:sz="0" w:space="0" w:color="auto"/>
          </w:divBdr>
        </w:div>
      </w:divsChild>
    </w:div>
    <w:div w:id="211576737">
      <w:bodyDiv w:val="1"/>
      <w:marLeft w:val="0"/>
      <w:marRight w:val="0"/>
      <w:marTop w:val="0"/>
      <w:marBottom w:val="0"/>
      <w:divBdr>
        <w:top w:val="none" w:sz="0" w:space="0" w:color="auto"/>
        <w:left w:val="none" w:sz="0" w:space="0" w:color="auto"/>
        <w:bottom w:val="none" w:sz="0" w:space="0" w:color="auto"/>
        <w:right w:val="none" w:sz="0" w:space="0" w:color="auto"/>
      </w:divBdr>
    </w:div>
    <w:div w:id="214706683">
      <w:bodyDiv w:val="1"/>
      <w:marLeft w:val="0"/>
      <w:marRight w:val="0"/>
      <w:marTop w:val="0"/>
      <w:marBottom w:val="0"/>
      <w:divBdr>
        <w:top w:val="none" w:sz="0" w:space="0" w:color="auto"/>
        <w:left w:val="none" w:sz="0" w:space="0" w:color="auto"/>
        <w:bottom w:val="none" w:sz="0" w:space="0" w:color="auto"/>
        <w:right w:val="none" w:sz="0" w:space="0" w:color="auto"/>
      </w:divBdr>
    </w:div>
    <w:div w:id="216599409">
      <w:bodyDiv w:val="1"/>
      <w:marLeft w:val="0"/>
      <w:marRight w:val="0"/>
      <w:marTop w:val="0"/>
      <w:marBottom w:val="0"/>
      <w:divBdr>
        <w:top w:val="none" w:sz="0" w:space="0" w:color="auto"/>
        <w:left w:val="none" w:sz="0" w:space="0" w:color="auto"/>
        <w:bottom w:val="none" w:sz="0" w:space="0" w:color="auto"/>
        <w:right w:val="none" w:sz="0" w:space="0" w:color="auto"/>
      </w:divBdr>
      <w:divsChild>
        <w:div w:id="1051535662">
          <w:marLeft w:val="274"/>
          <w:marRight w:val="0"/>
          <w:marTop w:val="48"/>
          <w:marBottom w:val="0"/>
          <w:divBdr>
            <w:top w:val="none" w:sz="0" w:space="0" w:color="auto"/>
            <w:left w:val="none" w:sz="0" w:space="0" w:color="auto"/>
            <w:bottom w:val="none" w:sz="0" w:space="0" w:color="auto"/>
            <w:right w:val="none" w:sz="0" w:space="0" w:color="auto"/>
          </w:divBdr>
        </w:div>
        <w:div w:id="899293798">
          <w:marLeft w:val="576"/>
          <w:marRight w:val="0"/>
          <w:marTop w:val="48"/>
          <w:marBottom w:val="0"/>
          <w:divBdr>
            <w:top w:val="none" w:sz="0" w:space="0" w:color="auto"/>
            <w:left w:val="none" w:sz="0" w:space="0" w:color="auto"/>
            <w:bottom w:val="none" w:sz="0" w:space="0" w:color="auto"/>
            <w:right w:val="none" w:sz="0" w:space="0" w:color="auto"/>
          </w:divBdr>
        </w:div>
        <w:div w:id="1796289534">
          <w:marLeft w:val="576"/>
          <w:marRight w:val="0"/>
          <w:marTop w:val="48"/>
          <w:marBottom w:val="0"/>
          <w:divBdr>
            <w:top w:val="none" w:sz="0" w:space="0" w:color="auto"/>
            <w:left w:val="none" w:sz="0" w:space="0" w:color="auto"/>
            <w:bottom w:val="none" w:sz="0" w:space="0" w:color="auto"/>
            <w:right w:val="none" w:sz="0" w:space="0" w:color="auto"/>
          </w:divBdr>
        </w:div>
        <w:div w:id="2133593188">
          <w:marLeft w:val="576"/>
          <w:marRight w:val="0"/>
          <w:marTop w:val="48"/>
          <w:marBottom w:val="0"/>
          <w:divBdr>
            <w:top w:val="none" w:sz="0" w:space="0" w:color="auto"/>
            <w:left w:val="none" w:sz="0" w:space="0" w:color="auto"/>
            <w:bottom w:val="none" w:sz="0" w:space="0" w:color="auto"/>
            <w:right w:val="none" w:sz="0" w:space="0" w:color="auto"/>
          </w:divBdr>
        </w:div>
        <w:div w:id="1276325459">
          <w:marLeft w:val="576"/>
          <w:marRight w:val="0"/>
          <w:marTop w:val="48"/>
          <w:marBottom w:val="0"/>
          <w:divBdr>
            <w:top w:val="none" w:sz="0" w:space="0" w:color="auto"/>
            <w:left w:val="none" w:sz="0" w:space="0" w:color="auto"/>
            <w:bottom w:val="none" w:sz="0" w:space="0" w:color="auto"/>
            <w:right w:val="none" w:sz="0" w:space="0" w:color="auto"/>
          </w:divBdr>
        </w:div>
        <w:div w:id="1828666470">
          <w:marLeft w:val="576"/>
          <w:marRight w:val="0"/>
          <w:marTop w:val="48"/>
          <w:marBottom w:val="0"/>
          <w:divBdr>
            <w:top w:val="none" w:sz="0" w:space="0" w:color="auto"/>
            <w:left w:val="none" w:sz="0" w:space="0" w:color="auto"/>
            <w:bottom w:val="none" w:sz="0" w:space="0" w:color="auto"/>
            <w:right w:val="none" w:sz="0" w:space="0" w:color="auto"/>
          </w:divBdr>
        </w:div>
        <w:div w:id="2129279596">
          <w:marLeft w:val="274"/>
          <w:marRight w:val="0"/>
          <w:marTop w:val="48"/>
          <w:marBottom w:val="0"/>
          <w:divBdr>
            <w:top w:val="none" w:sz="0" w:space="0" w:color="auto"/>
            <w:left w:val="none" w:sz="0" w:space="0" w:color="auto"/>
            <w:bottom w:val="none" w:sz="0" w:space="0" w:color="auto"/>
            <w:right w:val="none" w:sz="0" w:space="0" w:color="auto"/>
          </w:divBdr>
        </w:div>
        <w:div w:id="37245296">
          <w:marLeft w:val="274"/>
          <w:marRight w:val="0"/>
          <w:marTop w:val="48"/>
          <w:marBottom w:val="0"/>
          <w:divBdr>
            <w:top w:val="none" w:sz="0" w:space="0" w:color="auto"/>
            <w:left w:val="none" w:sz="0" w:space="0" w:color="auto"/>
            <w:bottom w:val="none" w:sz="0" w:space="0" w:color="auto"/>
            <w:right w:val="none" w:sz="0" w:space="0" w:color="auto"/>
          </w:divBdr>
        </w:div>
        <w:div w:id="888153227">
          <w:marLeft w:val="576"/>
          <w:marRight w:val="0"/>
          <w:marTop w:val="48"/>
          <w:marBottom w:val="0"/>
          <w:divBdr>
            <w:top w:val="none" w:sz="0" w:space="0" w:color="auto"/>
            <w:left w:val="none" w:sz="0" w:space="0" w:color="auto"/>
            <w:bottom w:val="none" w:sz="0" w:space="0" w:color="auto"/>
            <w:right w:val="none" w:sz="0" w:space="0" w:color="auto"/>
          </w:divBdr>
        </w:div>
        <w:div w:id="383719267">
          <w:marLeft w:val="576"/>
          <w:marRight w:val="0"/>
          <w:marTop w:val="48"/>
          <w:marBottom w:val="0"/>
          <w:divBdr>
            <w:top w:val="none" w:sz="0" w:space="0" w:color="auto"/>
            <w:left w:val="none" w:sz="0" w:space="0" w:color="auto"/>
            <w:bottom w:val="none" w:sz="0" w:space="0" w:color="auto"/>
            <w:right w:val="none" w:sz="0" w:space="0" w:color="auto"/>
          </w:divBdr>
        </w:div>
        <w:div w:id="177232928">
          <w:marLeft w:val="576"/>
          <w:marRight w:val="0"/>
          <w:marTop w:val="48"/>
          <w:marBottom w:val="0"/>
          <w:divBdr>
            <w:top w:val="none" w:sz="0" w:space="0" w:color="auto"/>
            <w:left w:val="none" w:sz="0" w:space="0" w:color="auto"/>
            <w:bottom w:val="none" w:sz="0" w:space="0" w:color="auto"/>
            <w:right w:val="none" w:sz="0" w:space="0" w:color="auto"/>
          </w:divBdr>
        </w:div>
        <w:div w:id="1893616598">
          <w:marLeft w:val="274"/>
          <w:marRight w:val="0"/>
          <w:marTop w:val="48"/>
          <w:marBottom w:val="0"/>
          <w:divBdr>
            <w:top w:val="none" w:sz="0" w:space="0" w:color="auto"/>
            <w:left w:val="none" w:sz="0" w:space="0" w:color="auto"/>
            <w:bottom w:val="none" w:sz="0" w:space="0" w:color="auto"/>
            <w:right w:val="none" w:sz="0" w:space="0" w:color="auto"/>
          </w:divBdr>
        </w:div>
        <w:div w:id="1772048258">
          <w:marLeft w:val="576"/>
          <w:marRight w:val="0"/>
          <w:marTop w:val="48"/>
          <w:marBottom w:val="0"/>
          <w:divBdr>
            <w:top w:val="none" w:sz="0" w:space="0" w:color="auto"/>
            <w:left w:val="none" w:sz="0" w:space="0" w:color="auto"/>
            <w:bottom w:val="none" w:sz="0" w:space="0" w:color="auto"/>
            <w:right w:val="none" w:sz="0" w:space="0" w:color="auto"/>
          </w:divBdr>
        </w:div>
        <w:div w:id="2005622807">
          <w:marLeft w:val="576"/>
          <w:marRight w:val="0"/>
          <w:marTop w:val="48"/>
          <w:marBottom w:val="0"/>
          <w:divBdr>
            <w:top w:val="none" w:sz="0" w:space="0" w:color="auto"/>
            <w:left w:val="none" w:sz="0" w:space="0" w:color="auto"/>
            <w:bottom w:val="none" w:sz="0" w:space="0" w:color="auto"/>
            <w:right w:val="none" w:sz="0" w:space="0" w:color="auto"/>
          </w:divBdr>
        </w:div>
        <w:div w:id="216480881">
          <w:marLeft w:val="576"/>
          <w:marRight w:val="0"/>
          <w:marTop w:val="48"/>
          <w:marBottom w:val="0"/>
          <w:divBdr>
            <w:top w:val="none" w:sz="0" w:space="0" w:color="auto"/>
            <w:left w:val="none" w:sz="0" w:space="0" w:color="auto"/>
            <w:bottom w:val="none" w:sz="0" w:space="0" w:color="auto"/>
            <w:right w:val="none" w:sz="0" w:space="0" w:color="auto"/>
          </w:divBdr>
        </w:div>
        <w:div w:id="199978846">
          <w:marLeft w:val="274"/>
          <w:marRight w:val="0"/>
          <w:marTop w:val="48"/>
          <w:marBottom w:val="0"/>
          <w:divBdr>
            <w:top w:val="none" w:sz="0" w:space="0" w:color="auto"/>
            <w:left w:val="none" w:sz="0" w:space="0" w:color="auto"/>
            <w:bottom w:val="none" w:sz="0" w:space="0" w:color="auto"/>
            <w:right w:val="none" w:sz="0" w:space="0" w:color="auto"/>
          </w:divBdr>
        </w:div>
        <w:div w:id="1270507097">
          <w:marLeft w:val="274"/>
          <w:marRight w:val="0"/>
          <w:marTop w:val="48"/>
          <w:marBottom w:val="0"/>
          <w:divBdr>
            <w:top w:val="none" w:sz="0" w:space="0" w:color="auto"/>
            <w:left w:val="none" w:sz="0" w:space="0" w:color="auto"/>
            <w:bottom w:val="none" w:sz="0" w:space="0" w:color="auto"/>
            <w:right w:val="none" w:sz="0" w:space="0" w:color="auto"/>
          </w:divBdr>
        </w:div>
        <w:div w:id="488793601">
          <w:marLeft w:val="274"/>
          <w:marRight w:val="0"/>
          <w:marTop w:val="48"/>
          <w:marBottom w:val="0"/>
          <w:divBdr>
            <w:top w:val="none" w:sz="0" w:space="0" w:color="auto"/>
            <w:left w:val="none" w:sz="0" w:space="0" w:color="auto"/>
            <w:bottom w:val="none" w:sz="0" w:space="0" w:color="auto"/>
            <w:right w:val="none" w:sz="0" w:space="0" w:color="auto"/>
          </w:divBdr>
        </w:div>
        <w:div w:id="2066642632">
          <w:marLeft w:val="274"/>
          <w:marRight w:val="0"/>
          <w:marTop w:val="48"/>
          <w:marBottom w:val="0"/>
          <w:divBdr>
            <w:top w:val="none" w:sz="0" w:space="0" w:color="auto"/>
            <w:left w:val="none" w:sz="0" w:space="0" w:color="auto"/>
            <w:bottom w:val="none" w:sz="0" w:space="0" w:color="auto"/>
            <w:right w:val="none" w:sz="0" w:space="0" w:color="auto"/>
          </w:divBdr>
        </w:div>
      </w:divsChild>
    </w:div>
    <w:div w:id="268436444">
      <w:bodyDiv w:val="1"/>
      <w:marLeft w:val="0"/>
      <w:marRight w:val="0"/>
      <w:marTop w:val="0"/>
      <w:marBottom w:val="0"/>
      <w:divBdr>
        <w:top w:val="none" w:sz="0" w:space="0" w:color="auto"/>
        <w:left w:val="none" w:sz="0" w:space="0" w:color="auto"/>
        <w:bottom w:val="none" w:sz="0" w:space="0" w:color="auto"/>
        <w:right w:val="none" w:sz="0" w:space="0" w:color="auto"/>
      </w:divBdr>
    </w:div>
    <w:div w:id="281765696">
      <w:bodyDiv w:val="1"/>
      <w:marLeft w:val="0"/>
      <w:marRight w:val="0"/>
      <w:marTop w:val="0"/>
      <w:marBottom w:val="0"/>
      <w:divBdr>
        <w:top w:val="none" w:sz="0" w:space="0" w:color="auto"/>
        <w:left w:val="none" w:sz="0" w:space="0" w:color="auto"/>
        <w:bottom w:val="none" w:sz="0" w:space="0" w:color="auto"/>
        <w:right w:val="none" w:sz="0" w:space="0" w:color="auto"/>
      </w:divBdr>
    </w:div>
    <w:div w:id="292440742">
      <w:bodyDiv w:val="1"/>
      <w:marLeft w:val="0"/>
      <w:marRight w:val="0"/>
      <w:marTop w:val="0"/>
      <w:marBottom w:val="0"/>
      <w:divBdr>
        <w:top w:val="none" w:sz="0" w:space="0" w:color="auto"/>
        <w:left w:val="none" w:sz="0" w:space="0" w:color="auto"/>
        <w:bottom w:val="none" w:sz="0" w:space="0" w:color="auto"/>
        <w:right w:val="none" w:sz="0" w:space="0" w:color="auto"/>
      </w:divBdr>
    </w:div>
    <w:div w:id="296033923">
      <w:bodyDiv w:val="1"/>
      <w:marLeft w:val="0"/>
      <w:marRight w:val="0"/>
      <w:marTop w:val="0"/>
      <w:marBottom w:val="0"/>
      <w:divBdr>
        <w:top w:val="none" w:sz="0" w:space="0" w:color="auto"/>
        <w:left w:val="none" w:sz="0" w:space="0" w:color="auto"/>
        <w:bottom w:val="none" w:sz="0" w:space="0" w:color="auto"/>
        <w:right w:val="none" w:sz="0" w:space="0" w:color="auto"/>
      </w:divBdr>
      <w:divsChild>
        <w:div w:id="748382719">
          <w:marLeft w:val="547"/>
          <w:marRight w:val="0"/>
          <w:marTop w:val="0"/>
          <w:marBottom w:val="0"/>
          <w:divBdr>
            <w:top w:val="none" w:sz="0" w:space="0" w:color="auto"/>
            <w:left w:val="none" w:sz="0" w:space="0" w:color="auto"/>
            <w:bottom w:val="none" w:sz="0" w:space="0" w:color="auto"/>
            <w:right w:val="none" w:sz="0" w:space="0" w:color="auto"/>
          </w:divBdr>
        </w:div>
        <w:div w:id="1836141436">
          <w:marLeft w:val="1166"/>
          <w:marRight w:val="0"/>
          <w:marTop w:val="0"/>
          <w:marBottom w:val="0"/>
          <w:divBdr>
            <w:top w:val="none" w:sz="0" w:space="0" w:color="auto"/>
            <w:left w:val="none" w:sz="0" w:space="0" w:color="auto"/>
            <w:bottom w:val="none" w:sz="0" w:space="0" w:color="auto"/>
            <w:right w:val="none" w:sz="0" w:space="0" w:color="auto"/>
          </w:divBdr>
        </w:div>
        <w:div w:id="1425805967">
          <w:marLeft w:val="1166"/>
          <w:marRight w:val="0"/>
          <w:marTop w:val="0"/>
          <w:marBottom w:val="0"/>
          <w:divBdr>
            <w:top w:val="none" w:sz="0" w:space="0" w:color="auto"/>
            <w:left w:val="none" w:sz="0" w:space="0" w:color="auto"/>
            <w:bottom w:val="none" w:sz="0" w:space="0" w:color="auto"/>
            <w:right w:val="none" w:sz="0" w:space="0" w:color="auto"/>
          </w:divBdr>
        </w:div>
        <w:div w:id="2026977841">
          <w:marLeft w:val="1800"/>
          <w:marRight w:val="0"/>
          <w:marTop w:val="0"/>
          <w:marBottom w:val="0"/>
          <w:divBdr>
            <w:top w:val="none" w:sz="0" w:space="0" w:color="auto"/>
            <w:left w:val="none" w:sz="0" w:space="0" w:color="auto"/>
            <w:bottom w:val="none" w:sz="0" w:space="0" w:color="auto"/>
            <w:right w:val="none" w:sz="0" w:space="0" w:color="auto"/>
          </w:divBdr>
        </w:div>
        <w:div w:id="895362507">
          <w:marLeft w:val="1800"/>
          <w:marRight w:val="0"/>
          <w:marTop w:val="0"/>
          <w:marBottom w:val="0"/>
          <w:divBdr>
            <w:top w:val="none" w:sz="0" w:space="0" w:color="auto"/>
            <w:left w:val="none" w:sz="0" w:space="0" w:color="auto"/>
            <w:bottom w:val="none" w:sz="0" w:space="0" w:color="auto"/>
            <w:right w:val="none" w:sz="0" w:space="0" w:color="auto"/>
          </w:divBdr>
        </w:div>
        <w:div w:id="925383301">
          <w:marLeft w:val="1800"/>
          <w:marRight w:val="0"/>
          <w:marTop w:val="0"/>
          <w:marBottom w:val="0"/>
          <w:divBdr>
            <w:top w:val="none" w:sz="0" w:space="0" w:color="auto"/>
            <w:left w:val="none" w:sz="0" w:space="0" w:color="auto"/>
            <w:bottom w:val="none" w:sz="0" w:space="0" w:color="auto"/>
            <w:right w:val="none" w:sz="0" w:space="0" w:color="auto"/>
          </w:divBdr>
        </w:div>
        <w:div w:id="1457412863">
          <w:marLeft w:val="1800"/>
          <w:marRight w:val="0"/>
          <w:marTop w:val="0"/>
          <w:marBottom w:val="0"/>
          <w:divBdr>
            <w:top w:val="none" w:sz="0" w:space="0" w:color="auto"/>
            <w:left w:val="none" w:sz="0" w:space="0" w:color="auto"/>
            <w:bottom w:val="none" w:sz="0" w:space="0" w:color="auto"/>
            <w:right w:val="none" w:sz="0" w:space="0" w:color="auto"/>
          </w:divBdr>
        </w:div>
        <w:div w:id="1630549751">
          <w:marLeft w:val="1800"/>
          <w:marRight w:val="0"/>
          <w:marTop w:val="0"/>
          <w:marBottom w:val="0"/>
          <w:divBdr>
            <w:top w:val="none" w:sz="0" w:space="0" w:color="auto"/>
            <w:left w:val="none" w:sz="0" w:space="0" w:color="auto"/>
            <w:bottom w:val="none" w:sz="0" w:space="0" w:color="auto"/>
            <w:right w:val="none" w:sz="0" w:space="0" w:color="auto"/>
          </w:divBdr>
        </w:div>
        <w:div w:id="1824810545">
          <w:marLeft w:val="1800"/>
          <w:marRight w:val="0"/>
          <w:marTop w:val="0"/>
          <w:marBottom w:val="0"/>
          <w:divBdr>
            <w:top w:val="none" w:sz="0" w:space="0" w:color="auto"/>
            <w:left w:val="none" w:sz="0" w:space="0" w:color="auto"/>
            <w:bottom w:val="none" w:sz="0" w:space="0" w:color="auto"/>
            <w:right w:val="none" w:sz="0" w:space="0" w:color="auto"/>
          </w:divBdr>
        </w:div>
        <w:div w:id="1283225746">
          <w:marLeft w:val="1800"/>
          <w:marRight w:val="0"/>
          <w:marTop w:val="0"/>
          <w:marBottom w:val="0"/>
          <w:divBdr>
            <w:top w:val="none" w:sz="0" w:space="0" w:color="auto"/>
            <w:left w:val="none" w:sz="0" w:space="0" w:color="auto"/>
            <w:bottom w:val="none" w:sz="0" w:space="0" w:color="auto"/>
            <w:right w:val="none" w:sz="0" w:space="0" w:color="auto"/>
          </w:divBdr>
        </w:div>
        <w:div w:id="187835595">
          <w:marLeft w:val="1800"/>
          <w:marRight w:val="0"/>
          <w:marTop w:val="0"/>
          <w:marBottom w:val="0"/>
          <w:divBdr>
            <w:top w:val="none" w:sz="0" w:space="0" w:color="auto"/>
            <w:left w:val="none" w:sz="0" w:space="0" w:color="auto"/>
            <w:bottom w:val="none" w:sz="0" w:space="0" w:color="auto"/>
            <w:right w:val="none" w:sz="0" w:space="0" w:color="auto"/>
          </w:divBdr>
        </w:div>
        <w:div w:id="971908556">
          <w:marLeft w:val="1166"/>
          <w:marRight w:val="0"/>
          <w:marTop w:val="0"/>
          <w:marBottom w:val="0"/>
          <w:divBdr>
            <w:top w:val="none" w:sz="0" w:space="0" w:color="auto"/>
            <w:left w:val="none" w:sz="0" w:space="0" w:color="auto"/>
            <w:bottom w:val="none" w:sz="0" w:space="0" w:color="auto"/>
            <w:right w:val="none" w:sz="0" w:space="0" w:color="auto"/>
          </w:divBdr>
        </w:div>
        <w:div w:id="1640527913">
          <w:marLeft w:val="1166"/>
          <w:marRight w:val="0"/>
          <w:marTop w:val="0"/>
          <w:marBottom w:val="0"/>
          <w:divBdr>
            <w:top w:val="none" w:sz="0" w:space="0" w:color="auto"/>
            <w:left w:val="none" w:sz="0" w:space="0" w:color="auto"/>
            <w:bottom w:val="none" w:sz="0" w:space="0" w:color="auto"/>
            <w:right w:val="none" w:sz="0" w:space="0" w:color="auto"/>
          </w:divBdr>
        </w:div>
        <w:div w:id="295113781">
          <w:marLeft w:val="1166"/>
          <w:marRight w:val="0"/>
          <w:marTop w:val="0"/>
          <w:marBottom w:val="0"/>
          <w:divBdr>
            <w:top w:val="none" w:sz="0" w:space="0" w:color="auto"/>
            <w:left w:val="none" w:sz="0" w:space="0" w:color="auto"/>
            <w:bottom w:val="none" w:sz="0" w:space="0" w:color="auto"/>
            <w:right w:val="none" w:sz="0" w:space="0" w:color="auto"/>
          </w:divBdr>
        </w:div>
        <w:div w:id="1536117066">
          <w:marLeft w:val="1166"/>
          <w:marRight w:val="0"/>
          <w:marTop w:val="0"/>
          <w:marBottom w:val="0"/>
          <w:divBdr>
            <w:top w:val="none" w:sz="0" w:space="0" w:color="auto"/>
            <w:left w:val="none" w:sz="0" w:space="0" w:color="auto"/>
            <w:bottom w:val="none" w:sz="0" w:space="0" w:color="auto"/>
            <w:right w:val="none" w:sz="0" w:space="0" w:color="auto"/>
          </w:divBdr>
        </w:div>
        <w:div w:id="1116867696">
          <w:marLeft w:val="1166"/>
          <w:marRight w:val="0"/>
          <w:marTop w:val="0"/>
          <w:marBottom w:val="0"/>
          <w:divBdr>
            <w:top w:val="none" w:sz="0" w:space="0" w:color="auto"/>
            <w:left w:val="none" w:sz="0" w:space="0" w:color="auto"/>
            <w:bottom w:val="none" w:sz="0" w:space="0" w:color="auto"/>
            <w:right w:val="none" w:sz="0" w:space="0" w:color="auto"/>
          </w:divBdr>
        </w:div>
        <w:div w:id="1808161959">
          <w:marLeft w:val="1166"/>
          <w:marRight w:val="0"/>
          <w:marTop w:val="0"/>
          <w:marBottom w:val="0"/>
          <w:divBdr>
            <w:top w:val="none" w:sz="0" w:space="0" w:color="auto"/>
            <w:left w:val="none" w:sz="0" w:space="0" w:color="auto"/>
            <w:bottom w:val="none" w:sz="0" w:space="0" w:color="auto"/>
            <w:right w:val="none" w:sz="0" w:space="0" w:color="auto"/>
          </w:divBdr>
        </w:div>
        <w:div w:id="386028653">
          <w:marLeft w:val="1166"/>
          <w:marRight w:val="0"/>
          <w:marTop w:val="0"/>
          <w:marBottom w:val="0"/>
          <w:divBdr>
            <w:top w:val="none" w:sz="0" w:space="0" w:color="auto"/>
            <w:left w:val="none" w:sz="0" w:space="0" w:color="auto"/>
            <w:bottom w:val="none" w:sz="0" w:space="0" w:color="auto"/>
            <w:right w:val="none" w:sz="0" w:space="0" w:color="auto"/>
          </w:divBdr>
        </w:div>
        <w:div w:id="256520553">
          <w:marLeft w:val="1166"/>
          <w:marRight w:val="0"/>
          <w:marTop w:val="0"/>
          <w:marBottom w:val="0"/>
          <w:divBdr>
            <w:top w:val="none" w:sz="0" w:space="0" w:color="auto"/>
            <w:left w:val="none" w:sz="0" w:space="0" w:color="auto"/>
            <w:bottom w:val="none" w:sz="0" w:space="0" w:color="auto"/>
            <w:right w:val="none" w:sz="0" w:space="0" w:color="auto"/>
          </w:divBdr>
        </w:div>
      </w:divsChild>
    </w:div>
    <w:div w:id="322515909">
      <w:bodyDiv w:val="1"/>
      <w:marLeft w:val="0"/>
      <w:marRight w:val="0"/>
      <w:marTop w:val="0"/>
      <w:marBottom w:val="0"/>
      <w:divBdr>
        <w:top w:val="none" w:sz="0" w:space="0" w:color="auto"/>
        <w:left w:val="none" w:sz="0" w:space="0" w:color="auto"/>
        <w:bottom w:val="none" w:sz="0" w:space="0" w:color="auto"/>
        <w:right w:val="none" w:sz="0" w:space="0" w:color="auto"/>
      </w:divBdr>
    </w:div>
    <w:div w:id="329136751">
      <w:bodyDiv w:val="1"/>
      <w:marLeft w:val="0"/>
      <w:marRight w:val="0"/>
      <w:marTop w:val="0"/>
      <w:marBottom w:val="0"/>
      <w:divBdr>
        <w:top w:val="none" w:sz="0" w:space="0" w:color="auto"/>
        <w:left w:val="none" w:sz="0" w:space="0" w:color="auto"/>
        <w:bottom w:val="none" w:sz="0" w:space="0" w:color="auto"/>
        <w:right w:val="none" w:sz="0" w:space="0" w:color="auto"/>
      </w:divBdr>
    </w:div>
    <w:div w:id="361974806">
      <w:bodyDiv w:val="1"/>
      <w:marLeft w:val="0"/>
      <w:marRight w:val="0"/>
      <w:marTop w:val="0"/>
      <w:marBottom w:val="0"/>
      <w:divBdr>
        <w:top w:val="none" w:sz="0" w:space="0" w:color="auto"/>
        <w:left w:val="none" w:sz="0" w:space="0" w:color="auto"/>
        <w:bottom w:val="none" w:sz="0" w:space="0" w:color="auto"/>
        <w:right w:val="none" w:sz="0" w:space="0" w:color="auto"/>
      </w:divBdr>
    </w:div>
    <w:div w:id="398021295">
      <w:bodyDiv w:val="1"/>
      <w:marLeft w:val="0"/>
      <w:marRight w:val="0"/>
      <w:marTop w:val="0"/>
      <w:marBottom w:val="0"/>
      <w:divBdr>
        <w:top w:val="none" w:sz="0" w:space="0" w:color="auto"/>
        <w:left w:val="none" w:sz="0" w:space="0" w:color="auto"/>
        <w:bottom w:val="none" w:sz="0" w:space="0" w:color="auto"/>
        <w:right w:val="none" w:sz="0" w:space="0" w:color="auto"/>
      </w:divBdr>
    </w:div>
    <w:div w:id="398138090">
      <w:bodyDiv w:val="1"/>
      <w:marLeft w:val="0"/>
      <w:marRight w:val="0"/>
      <w:marTop w:val="0"/>
      <w:marBottom w:val="0"/>
      <w:divBdr>
        <w:top w:val="none" w:sz="0" w:space="0" w:color="auto"/>
        <w:left w:val="none" w:sz="0" w:space="0" w:color="auto"/>
        <w:bottom w:val="none" w:sz="0" w:space="0" w:color="auto"/>
        <w:right w:val="none" w:sz="0" w:space="0" w:color="auto"/>
      </w:divBdr>
    </w:div>
    <w:div w:id="412894493">
      <w:bodyDiv w:val="1"/>
      <w:marLeft w:val="0"/>
      <w:marRight w:val="0"/>
      <w:marTop w:val="0"/>
      <w:marBottom w:val="0"/>
      <w:divBdr>
        <w:top w:val="none" w:sz="0" w:space="0" w:color="auto"/>
        <w:left w:val="none" w:sz="0" w:space="0" w:color="auto"/>
        <w:bottom w:val="none" w:sz="0" w:space="0" w:color="auto"/>
        <w:right w:val="none" w:sz="0" w:space="0" w:color="auto"/>
      </w:divBdr>
    </w:div>
    <w:div w:id="451942076">
      <w:bodyDiv w:val="1"/>
      <w:marLeft w:val="0"/>
      <w:marRight w:val="0"/>
      <w:marTop w:val="0"/>
      <w:marBottom w:val="0"/>
      <w:divBdr>
        <w:top w:val="none" w:sz="0" w:space="0" w:color="auto"/>
        <w:left w:val="none" w:sz="0" w:space="0" w:color="auto"/>
        <w:bottom w:val="none" w:sz="0" w:space="0" w:color="auto"/>
        <w:right w:val="none" w:sz="0" w:space="0" w:color="auto"/>
      </w:divBdr>
    </w:div>
    <w:div w:id="474565589">
      <w:bodyDiv w:val="1"/>
      <w:marLeft w:val="0"/>
      <w:marRight w:val="0"/>
      <w:marTop w:val="0"/>
      <w:marBottom w:val="0"/>
      <w:divBdr>
        <w:top w:val="none" w:sz="0" w:space="0" w:color="auto"/>
        <w:left w:val="none" w:sz="0" w:space="0" w:color="auto"/>
        <w:bottom w:val="none" w:sz="0" w:space="0" w:color="auto"/>
        <w:right w:val="none" w:sz="0" w:space="0" w:color="auto"/>
      </w:divBdr>
    </w:div>
    <w:div w:id="481775100">
      <w:bodyDiv w:val="1"/>
      <w:marLeft w:val="0"/>
      <w:marRight w:val="0"/>
      <w:marTop w:val="0"/>
      <w:marBottom w:val="0"/>
      <w:divBdr>
        <w:top w:val="none" w:sz="0" w:space="0" w:color="auto"/>
        <w:left w:val="none" w:sz="0" w:space="0" w:color="auto"/>
        <w:bottom w:val="none" w:sz="0" w:space="0" w:color="auto"/>
        <w:right w:val="none" w:sz="0" w:space="0" w:color="auto"/>
      </w:divBdr>
    </w:div>
    <w:div w:id="485048815">
      <w:bodyDiv w:val="1"/>
      <w:marLeft w:val="0"/>
      <w:marRight w:val="0"/>
      <w:marTop w:val="0"/>
      <w:marBottom w:val="0"/>
      <w:divBdr>
        <w:top w:val="none" w:sz="0" w:space="0" w:color="auto"/>
        <w:left w:val="none" w:sz="0" w:space="0" w:color="auto"/>
        <w:bottom w:val="none" w:sz="0" w:space="0" w:color="auto"/>
        <w:right w:val="none" w:sz="0" w:space="0" w:color="auto"/>
      </w:divBdr>
      <w:divsChild>
        <w:div w:id="484668092">
          <w:marLeft w:val="346"/>
          <w:marRight w:val="0"/>
          <w:marTop w:val="0"/>
          <w:marBottom w:val="0"/>
          <w:divBdr>
            <w:top w:val="none" w:sz="0" w:space="0" w:color="auto"/>
            <w:left w:val="none" w:sz="0" w:space="0" w:color="auto"/>
            <w:bottom w:val="none" w:sz="0" w:space="0" w:color="auto"/>
            <w:right w:val="none" w:sz="0" w:space="0" w:color="auto"/>
          </w:divBdr>
        </w:div>
        <w:div w:id="1054893216">
          <w:marLeft w:val="346"/>
          <w:marRight w:val="0"/>
          <w:marTop w:val="0"/>
          <w:marBottom w:val="0"/>
          <w:divBdr>
            <w:top w:val="none" w:sz="0" w:space="0" w:color="auto"/>
            <w:left w:val="none" w:sz="0" w:space="0" w:color="auto"/>
            <w:bottom w:val="none" w:sz="0" w:space="0" w:color="auto"/>
            <w:right w:val="none" w:sz="0" w:space="0" w:color="auto"/>
          </w:divBdr>
        </w:div>
        <w:div w:id="1928422638">
          <w:marLeft w:val="346"/>
          <w:marRight w:val="0"/>
          <w:marTop w:val="0"/>
          <w:marBottom w:val="0"/>
          <w:divBdr>
            <w:top w:val="none" w:sz="0" w:space="0" w:color="auto"/>
            <w:left w:val="none" w:sz="0" w:space="0" w:color="auto"/>
            <w:bottom w:val="none" w:sz="0" w:space="0" w:color="auto"/>
            <w:right w:val="none" w:sz="0" w:space="0" w:color="auto"/>
          </w:divBdr>
        </w:div>
        <w:div w:id="727387088">
          <w:marLeft w:val="346"/>
          <w:marRight w:val="0"/>
          <w:marTop w:val="0"/>
          <w:marBottom w:val="0"/>
          <w:divBdr>
            <w:top w:val="none" w:sz="0" w:space="0" w:color="auto"/>
            <w:left w:val="none" w:sz="0" w:space="0" w:color="auto"/>
            <w:bottom w:val="none" w:sz="0" w:space="0" w:color="auto"/>
            <w:right w:val="none" w:sz="0" w:space="0" w:color="auto"/>
          </w:divBdr>
        </w:div>
        <w:div w:id="1589391079">
          <w:marLeft w:val="346"/>
          <w:marRight w:val="0"/>
          <w:marTop w:val="0"/>
          <w:marBottom w:val="0"/>
          <w:divBdr>
            <w:top w:val="none" w:sz="0" w:space="0" w:color="auto"/>
            <w:left w:val="none" w:sz="0" w:space="0" w:color="auto"/>
            <w:bottom w:val="none" w:sz="0" w:space="0" w:color="auto"/>
            <w:right w:val="none" w:sz="0" w:space="0" w:color="auto"/>
          </w:divBdr>
        </w:div>
        <w:div w:id="1969702974">
          <w:marLeft w:val="346"/>
          <w:marRight w:val="0"/>
          <w:marTop w:val="0"/>
          <w:marBottom w:val="0"/>
          <w:divBdr>
            <w:top w:val="none" w:sz="0" w:space="0" w:color="auto"/>
            <w:left w:val="none" w:sz="0" w:space="0" w:color="auto"/>
            <w:bottom w:val="none" w:sz="0" w:space="0" w:color="auto"/>
            <w:right w:val="none" w:sz="0" w:space="0" w:color="auto"/>
          </w:divBdr>
        </w:div>
        <w:div w:id="1315253316">
          <w:marLeft w:val="346"/>
          <w:marRight w:val="0"/>
          <w:marTop w:val="0"/>
          <w:marBottom w:val="0"/>
          <w:divBdr>
            <w:top w:val="none" w:sz="0" w:space="0" w:color="auto"/>
            <w:left w:val="none" w:sz="0" w:space="0" w:color="auto"/>
            <w:bottom w:val="none" w:sz="0" w:space="0" w:color="auto"/>
            <w:right w:val="none" w:sz="0" w:space="0" w:color="auto"/>
          </w:divBdr>
        </w:div>
        <w:div w:id="1448231132">
          <w:marLeft w:val="346"/>
          <w:marRight w:val="0"/>
          <w:marTop w:val="0"/>
          <w:marBottom w:val="0"/>
          <w:divBdr>
            <w:top w:val="none" w:sz="0" w:space="0" w:color="auto"/>
            <w:left w:val="none" w:sz="0" w:space="0" w:color="auto"/>
            <w:bottom w:val="none" w:sz="0" w:space="0" w:color="auto"/>
            <w:right w:val="none" w:sz="0" w:space="0" w:color="auto"/>
          </w:divBdr>
        </w:div>
        <w:div w:id="1737628788">
          <w:marLeft w:val="346"/>
          <w:marRight w:val="0"/>
          <w:marTop w:val="0"/>
          <w:marBottom w:val="0"/>
          <w:divBdr>
            <w:top w:val="none" w:sz="0" w:space="0" w:color="auto"/>
            <w:left w:val="none" w:sz="0" w:space="0" w:color="auto"/>
            <w:bottom w:val="none" w:sz="0" w:space="0" w:color="auto"/>
            <w:right w:val="none" w:sz="0" w:space="0" w:color="auto"/>
          </w:divBdr>
        </w:div>
        <w:div w:id="113407085">
          <w:marLeft w:val="346"/>
          <w:marRight w:val="0"/>
          <w:marTop w:val="0"/>
          <w:marBottom w:val="0"/>
          <w:divBdr>
            <w:top w:val="none" w:sz="0" w:space="0" w:color="auto"/>
            <w:left w:val="none" w:sz="0" w:space="0" w:color="auto"/>
            <w:bottom w:val="none" w:sz="0" w:space="0" w:color="auto"/>
            <w:right w:val="none" w:sz="0" w:space="0" w:color="auto"/>
          </w:divBdr>
        </w:div>
        <w:div w:id="95684522">
          <w:marLeft w:val="346"/>
          <w:marRight w:val="0"/>
          <w:marTop w:val="0"/>
          <w:marBottom w:val="0"/>
          <w:divBdr>
            <w:top w:val="none" w:sz="0" w:space="0" w:color="auto"/>
            <w:left w:val="none" w:sz="0" w:space="0" w:color="auto"/>
            <w:bottom w:val="none" w:sz="0" w:space="0" w:color="auto"/>
            <w:right w:val="none" w:sz="0" w:space="0" w:color="auto"/>
          </w:divBdr>
        </w:div>
      </w:divsChild>
    </w:div>
    <w:div w:id="498734445">
      <w:bodyDiv w:val="1"/>
      <w:marLeft w:val="0"/>
      <w:marRight w:val="0"/>
      <w:marTop w:val="0"/>
      <w:marBottom w:val="0"/>
      <w:divBdr>
        <w:top w:val="none" w:sz="0" w:space="0" w:color="auto"/>
        <w:left w:val="none" w:sz="0" w:space="0" w:color="auto"/>
        <w:bottom w:val="none" w:sz="0" w:space="0" w:color="auto"/>
        <w:right w:val="none" w:sz="0" w:space="0" w:color="auto"/>
      </w:divBdr>
    </w:div>
    <w:div w:id="508300959">
      <w:bodyDiv w:val="1"/>
      <w:marLeft w:val="0"/>
      <w:marRight w:val="0"/>
      <w:marTop w:val="0"/>
      <w:marBottom w:val="0"/>
      <w:divBdr>
        <w:top w:val="none" w:sz="0" w:space="0" w:color="auto"/>
        <w:left w:val="none" w:sz="0" w:space="0" w:color="auto"/>
        <w:bottom w:val="none" w:sz="0" w:space="0" w:color="auto"/>
        <w:right w:val="none" w:sz="0" w:space="0" w:color="auto"/>
      </w:divBdr>
      <w:divsChild>
        <w:div w:id="49964579">
          <w:marLeft w:val="360"/>
          <w:marRight w:val="0"/>
          <w:marTop w:val="0"/>
          <w:marBottom w:val="0"/>
          <w:divBdr>
            <w:top w:val="none" w:sz="0" w:space="0" w:color="auto"/>
            <w:left w:val="none" w:sz="0" w:space="0" w:color="auto"/>
            <w:bottom w:val="none" w:sz="0" w:space="0" w:color="auto"/>
            <w:right w:val="none" w:sz="0" w:space="0" w:color="auto"/>
          </w:divBdr>
        </w:div>
        <w:div w:id="789129879">
          <w:marLeft w:val="360"/>
          <w:marRight w:val="0"/>
          <w:marTop w:val="0"/>
          <w:marBottom w:val="0"/>
          <w:divBdr>
            <w:top w:val="none" w:sz="0" w:space="0" w:color="auto"/>
            <w:left w:val="none" w:sz="0" w:space="0" w:color="auto"/>
            <w:bottom w:val="none" w:sz="0" w:space="0" w:color="auto"/>
            <w:right w:val="none" w:sz="0" w:space="0" w:color="auto"/>
          </w:divBdr>
        </w:div>
        <w:div w:id="781219242">
          <w:marLeft w:val="360"/>
          <w:marRight w:val="0"/>
          <w:marTop w:val="0"/>
          <w:marBottom w:val="0"/>
          <w:divBdr>
            <w:top w:val="none" w:sz="0" w:space="0" w:color="auto"/>
            <w:left w:val="none" w:sz="0" w:space="0" w:color="auto"/>
            <w:bottom w:val="none" w:sz="0" w:space="0" w:color="auto"/>
            <w:right w:val="none" w:sz="0" w:space="0" w:color="auto"/>
          </w:divBdr>
        </w:div>
        <w:div w:id="556089074">
          <w:marLeft w:val="360"/>
          <w:marRight w:val="0"/>
          <w:marTop w:val="0"/>
          <w:marBottom w:val="0"/>
          <w:divBdr>
            <w:top w:val="none" w:sz="0" w:space="0" w:color="auto"/>
            <w:left w:val="none" w:sz="0" w:space="0" w:color="auto"/>
            <w:bottom w:val="none" w:sz="0" w:space="0" w:color="auto"/>
            <w:right w:val="none" w:sz="0" w:space="0" w:color="auto"/>
          </w:divBdr>
        </w:div>
        <w:div w:id="1628121003">
          <w:marLeft w:val="360"/>
          <w:marRight w:val="0"/>
          <w:marTop w:val="0"/>
          <w:marBottom w:val="0"/>
          <w:divBdr>
            <w:top w:val="none" w:sz="0" w:space="0" w:color="auto"/>
            <w:left w:val="none" w:sz="0" w:space="0" w:color="auto"/>
            <w:bottom w:val="none" w:sz="0" w:space="0" w:color="auto"/>
            <w:right w:val="none" w:sz="0" w:space="0" w:color="auto"/>
          </w:divBdr>
        </w:div>
        <w:div w:id="1634024876">
          <w:marLeft w:val="360"/>
          <w:marRight w:val="0"/>
          <w:marTop w:val="0"/>
          <w:marBottom w:val="0"/>
          <w:divBdr>
            <w:top w:val="none" w:sz="0" w:space="0" w:color="auto"/>
            <w:left w:val="none" w:sz="0" w:space="0" w:color="auto"/>
            <w:bottom w:val="none" w:sz="0" w:space="0" w:color="auto"/>
            <w:right w:val="none" w:sz="0" w:space="0" w:color="auto"/>
          </w:divBdr>
        </w:div>
        <w:div w:id="1464082695">
          <w:marLeft w:val="360"/>
          <w:marRight w:val="0"/>
          <w:marTop w:val="0"/>
          <w:marBottom w:val="0"/>
          <w:divBdr>
            <w:top w:val="none" w:sz="0" w:space="0" w:color="auto"/>
            <w:left w:val="none" w:sz="0" w:space="0" w:color="auto"/>
            <w:bottom w:val="none" w:sz="0" w:space="0" w:color="auto"/>
            <w:right w:val="none" w:sz="0" w:space="0" w:color="auto"/>
          </w:divBdr>
        </w:div>
        <w:div w:id="243221893">
          <w:marLeft w:val="360"/>
          <w:marRight w:val="0"/>
          <w:marTop w:val="0"/>
          <w:marBottom w:val="0"/>
          <w:divBdr>
            <w:top w:val="none" w:sz="0" w:space="0" w:color="auto"/>
            <w:left w:val="none" w:sz="0" w:space="0" w:color="auto"/>
            <w:bottom w:val="none" w:sz="0" w:space="0" w:color="auto"/>
            <w:right w:val="none" w:sz="0" w:space="0" w:color="auto"/>
          </w:divBdr>
        </w:div>
      </w:divsChild>
    </w:div>
    <w:div w:id="512037923">
      <w:bodyDiv w:val="1"/>
      <w:marLeft w:val="0"/>
      <w:marRight w:val="0"/>
      <w:marTop w:val="0"/>
      <w:marBottom w:val="0"/>
      <w:divBdr>
        <w:top w:val="none" w:sz="0" w:space="0" w:color="auto"/>
        <w:left w:val="none" w:sz="0" w:space="0" w:color="auto"/>
        <w:bottom w:val="none" w:sz="0" w:space="0" w:color="auto"/>
        <w:right w:val="none" w:sz="0" w:space="0" w:color="auto"/>
      </w:divBdr>
    </w:div>
    <w:div w:id="525488023">
      <w:bodyDiv w:val="1"/>
      <w:marLeft w:val="0"/>
      <w:marRight w:val="0"/>
      <w:marTop w:val="0"/>
      <w:marBottom w:val="0"/>
      <w:divBdr>
        <w:top w:val="none" w:sz="0" w:space="0" w:color="auto"/>
        <w:left w:val="none" w:sz="0" w:space="0" w:color="auto"/>
        <w:bottom w:val="none" w:sz="0" w:space="0" w:color="auto"/>
        <w:right w:val="none" w:sz="0" w:space="0" w:color="auto"/>
      </w:divBdr>
    </w:div>
    <w:div w:id="541358559">
      <w:bodyDiv w:val="1"/>
      <w:marLeft w:val="0"/>
      <w:marRight w:val="0"/>
      <w:marTop w:val="0"/>
      <w:marBottom w:val="0"/>
      <w:divBdr>
        <w:top w:val="none" w:sz="0" w:space="0" w:color="auto"/>
        <w:left w:val="none" w:sz="0" w:space="0" w:color="auto"/>
        <w:bottom w:val="none" w:sz="0" w:space="0" w:color="auto"/>
        <w:right w:val="none" w:sz="0" w:space="0" w:color="auto"/>
      </w:divBdr>
    </w:div>
    <w:div w:id="570040475">
      <w:bodyDiv w:val="1"/>
      <w:marLeft w:val="0"/>
      <w:marRight w:val="0"/>
      <w:marTop w:val="0"/>
      <w:marBottom w:val="0"/>
      <w:divBdr>
        <w:top w:val="none" w:sz="0" w:space="0" w:color="auto"/>
        <w:left w:val="none" w:sz="0" w:space="0" w:color="auto"/>
        <w:bottom w:val="none" w:sz="0" w:space="0" w:color="auto"/>
        <w:right w:val="none" w:sz="0" w:space="0" w:color="auto"/>
      </w:divBdr>
    </w:div>
    <w:div w:id="581833867">
      <w:bodyDiv w:val="1"/>
      <w:marLeft w:val="0"/>
      <w:marRight w:val="0"/>
      <w:marTop w:val="0"/>
      <w:marBottom w:val="0"/>
      <w:divBdr>
        <w:top w:val="none" w:sz="0" w:space="0" w:color="auto"/>
        <w:left w:val="none" w:sz="0" w:space="0" w:color="auto"/>
        <w:bottom w:val="none" w:sz="0" w:space="0" w:color="auto"/>
        <w:right w:val="none" w:sz="0" w:space="0" w:color="auto"/>
      </w:divBdr>
    </w:div>
    <w:div w:id="597447733">
      <w:bodyDiv w:val="1"/>
      <w:marLeft w:val="0"/>
      <w:marRight w:val="0"/>
      <w:marTop w:val="0"/>
      <w:marBottom w:val="0"/>
      <w:divBdr>
        <w:top w:val="none" w:sz="0" w:space="0" w:color="auto"/>
        <w:left w:val="none" w:sz="0" w:space="0" w:color="auto"/>
        <w:bottom w:val="none" w:sz="0" w:space="0" w:color="auto"/>
        <w:right w:val="none" w:sz="0" w:space="0" w:color="auto"/>
      </w:divBdr>
      <w:divsChild>
        <w:div w:id="2147156653">
          <w:marLeft w:val="360"/>
          <w:marRight w:val="0"/>
          <w:marTop w:val="0"/>
          <w:marBottom w:val="0"/>
          <w:divBdr>
            <w:top w:val="none" w:sz="0" w:space="0" w:color="auto"/>
            <w:left w:val="none" w:sz="0" w:space="0" w:color="auto"/>
            <w:bottom w:val="none" w:sz="0" w:space="0" w:color="auto"/>
            <w:right w:val="none" w:sz="0" w:space="0" w:color="auto"/>
          </w:divBdr>
        </w:div>
        <w:div w:id="760835458">
          <w:marLeft w:val="360"/>
          <w:marRight w:val="0"/>
          <w:marTop w:val="0"/>
          <w:marBottom w:val="0"/>
          <w:divBdr>
            <w:top w:val="none" w:sz="0" w:space="0" w:color="auto"/>
            <w:left w:val="none" w:sz="0" w:space="0" w:color="auto"/>
            <w:bottom w:val="none" w:sz="0" w:space="0" w:color="auto"/>
            <w:right w:val="none" w:sz="0" w:space="0" w:color="auto"/>
          </w:divBdr>
        </w:div>
        <w:div w:id="2124109771">
          <w:marLeft w:val="360"/>
          <w:marRight w:val="0"/>
          <w:marTop w:val="0"/>
          <w:marBottom w:val="0"/>
          <w:divBdr>
            <w:top w:val="none" w:sz="0" w:space="0" w:color="auto"/>
            <w:left w:val="none" w:sz="0" w:space="0" w:color="auto"/>
            <w:bottom w:val="none" w:sz="0" w:space="0" w:color="auto"/>
            <w:right w:val="none" w:sz="0" w:space="0" w:color="auto"/>
          </w:divBdr>
        </w:div>
      </w:divsChild>
    </w:div>
    <w:div w:id="603270948">
      <w:bodyDiv w:val="1"/>
      <w:marLeft w:val="0"/>
      <w:marRight w:val="0"/>
      <w:marTop w:val="0"/>
      <w:marBottom w:val="0"/>
      <w:divBdr>
        <w:top w:val="none" w:sz="0" w:space="0" w:color="auto"/>
        <w:left w:val="none" w:sz="0" w:space="0" w:color="auto"/>
        <w:bottom w:val="none" w:sz="0" w:space="0" w:color="auto"/>
        <w:right w:val="none" w:sz="0" w:space="0" w:color="auto"/>
      </w:divBdr>
    </w:div>
    <w:div w:id="641613792">
      <w:bodyDiv w:val="1"/>
      <w:marLeft w:val="0"/>
      <w:marRight w:val="0"/>
      <w:marTop w:val="0"/>
      <w:marBottom w:val="0"/>
      <w:divBdr>
        <w:top w:val="none" w:sz="0" w:space="0" w:color="auto"/>
        <w:left w:val="none" w:sz="0" w:space="0" w:color="auto"/>
        <w:bottom w:val="none" w:sz="0" w:space="0" w:color="auto"/>
        <w:right w:val="none" w:sz="0" w:space="0" w:color="auto"/>
      </w:divBdr>
      <w:divsChild>
        <w:div w:id="1055353226">
          <w:marLeft w:val="360"/>
          <w:marRight w:val="0"/>
          <w:marTop w:val="0"/>
          <w:marBottom w:val="0"/>
          <w:divBdr>
            <w:top w:val="none" w:sz="0" w:space="0" w:color="auto"/>
            <w:left w:val="none" w:sz="0" w:space="0" w:color="auto"/>
            <w:bottom w:val="none" w:sz="0" w:space="0" w:color="auto"/>
            <w:right w:val="none" w:sz="0" w:space="0" w:color="auto"/>
          </w:divBdr>
        </w:div>
        <w:div w:id="612899962">
          <w:marLeft w:val="360"/>
          <w:marRight w:val="0"/>
          <w:marTop w:val="0"/>
          <w:marBottom w:val="0"/>
          <w:divBdr>
            <w:top w:val="none" w:sz="0" w:space="0" w:color="auto"/>
            <w:left w:val="none" w:sz="0" w:space="0" w:color="auto"/>
            <w:bottom w:val="none" w:sz="0" w:space="0" w:color="auto"/>
            <w:right w:val="none" w:sz="0" w:space="0" w:color="auto"/>
          </w:divBdr>
        </w:div>
        <w:div w:id="1076131824">
          <w:marLeft w:val="360"/>
          <w:marRight w:val="0"/>
          <w:marTop w:val="0"/>
          <w:marBottom w:val="0"/>
          <w:divBdr>
            <w:top w:val="none" w:sz="0" w:space="0" w:color="auto"/>
            <w:left w:val="none" w:sz="0" w:space="0" w:color="auto"/>
            <w:bottom w:val="none" w:sz="0" w:space="0" w:color="auto"/>
            <w:right w:val="none" w:sz="0" w:space="0" w:color="auto"/>
          </w:divBdr>
        </w:div>
        <w:div w:id="1958028678">
          <w:marLeft w:val="1080"/>
          <w:marRight w:val="0"/>
          <w:marTop w:val="0"/>
          <w:marBottom w:val="0"/>
          <w:divBdr>
            <w:top w:val="none" w:sz="0" w:space="0" w:color="auto"/>
            <w:left w:val="none" w:sz="0" w:space="0" w:color="auto"/>
            <w:bottom w:val="none" w:sz="0" w:space="0" w:color="auto"/>
            <w:right w:val="none" w:sz="0" w:space="0" w:color="auto"/>
          </w:divBdr>
        </w:div>
      </w:divsChild>
    </w:div>
    <w:div w:id="647779785">
      <w:bodyDiv w:val="1"/>
      <w:marLeft w:val="0"/>
      <w:marRight w:val="0"/>
      <w:marTop w:val="0"/>
      <w:marBottom w:val="0"/>
      <w:divBdr>
        <w:top w:val="none" w:sz="0" w:space="0" w:color="auto"/>
        <w:left w:val="none" w:sz="0" w:space="0" w:color="auto"/>
        <w:bottom w:val="none" w:sz="0" w:space="0" w:color="auto"/>
        <w:right w:val="none" w:sz="0" w:space="0" w:color="auto"/>
      </w:divBdr>
    </w:div>
    <w:div w:id="684601505">
      <w:bodyDiv w:val="1"/>
      <w:marLeft w:val="0"/>
      <w:marRight w:val="0"/>
      <w:marTop w:val="0"/>
      <w:marBottom w:val="0"/>
      <w:divBdr>
        <w:top w:val="none" w:sz="0" w:space="0" w:color="auto"/>
        <w:left w:val="none" w:sz="0" w:space="0" w:color="auto"/>
        <w:bottom w:val="none" w:sz="0" w:space="0" w:color="auto"/>
        <w:right w:val="none" w:sz="0" w:space="0" w:color="auto"/>
      </w:divBdr>
    </w:div>
    <w:div w:id="689332105">
      <w:bodyDiv w:val="1"/>
      <w:marLeft w:val="0"/>
      <w:marRight w:val="0"/>
      <w:marTop w:val="0"/>
      <w:marBottom w:val="0"/>
      <w:divBdr>
        <w:top w:val="none" w:sz="0" w:space="0" w:color="auto"/>
        <w:left w:val="none" w:sz="0" w:space="0" w:color="auto"/>
        <w:bottom w:val="none" w:sz="0" w:space="0" w:color="auto"/>
        <w:right w:val="none" w:sz="0" w:space="0" w:color="auto"/>
      </w:divBdr>
    </w:div>
    <w:div w:id="709303105">
      <w:bodyDiv w:val="1"/>
      <w:marLeft w:val="0"/>
      <w:marRight w:val="0"/>
      <w:marTop w:val="0"/>
      <w:marBottom w:val="0"/>
      <w:divBdr>
        <w:top w:val="none" w:sz="0" w:space="0" w:color="auto"/>
        <w:left w:val="none" w:sz="0" w:space="0" w:color="auto"/>
        <w:bottom w:val="none" w:sz="0" w:space="0" w:color="auto"/>
        <w:right w:val="none" w:sz="0" w:space="0" w:color="auto"/>
      </w:divBdr>
    </w:div>
    <w:div w:id="716587184">
      <w:bodyDiv w:val="1"/>
      <w:marLeft w:val="0"/>
      <w:marRight w:val="0"/>
      <w:marTop w:val="0"/>
      <w:marBottom w:val="0"/>
      <w:divBdr>
        <w:top w:val="none" w:sz="0" w:space="0" w:color="auto"/>
        <w:left w:val="none" w:sz="0" w:space="0" w:color="auto"/>
        <w:bottom w:val="none" w:sz="0" w:space="0" w:color="auto"/>
        <w:right w:val="none" w:sz="0" w:space="0" w:color="auto"/>
      </w:divBdr>
    </w:div>
    <w:div w:id="735476786">
      <w:bodyDiv w:val="1"/>
      <w:marLeft w:val="0"/>
      <w:marRight w:val="0"/>
      <w:marTop w:val="0"/>
      <w:marBottom w:val="0"/>
      <w:divBdr>
        <w:top w:val="none" w:sz="0" w:space="0" w:color="auto"/>
        <w:left w:val="none" w:sz="0" w:space="0" w:color="auto"/>
        <w:bottom w:val="none" w:sz="0" w:space="0" w:color="auto"/>
        <w:right w:val="none" w:sz="0" w:space="0" w:color="auto"/>
      </w:divBdr>
    </w:div>
    <w:div w:id="754783724">
      <w:bodyDiv w:val="1"/>
      <w:marLeft w:val="0"/>
      <w:marRight w:val="0"/>
      <w:marTop w:val="0"/>
      <w:marBottom w:val="0"/>
      <w:divBdr>
        <w:top w:val="none" w:sz="0" w:space="0" w:color="auto"/>
        <w:left w:val="none" w:sz="0" w:space="0" w:color="auto"/>
        <w:bottom w:val="none" w:sz="0" w:space="0" w:color="auto"/>
        <w:right w:val="none" w:sz="0" w:space="0" w:color="auto"/>
      </w:divBdr>
    </w:div>
    <w:div w:id="767500833">
      <w:bodyDiv w:val="1"/>
      <w:marLeft w:val="0"/>
      <w:marRight w:val="0"/>
      <w:marTop w:val="0"/>
      <w:marBottom w:val="0"/>
      <w:divBdr>
        <w:top w:val="none" w:sz="0" w:space="0" w:color="auto"/>
        <w:left w:val="none" w:sz="0" w:space="0" w:color="auto"/>
        <w:bottom w:val="none" w:sz="0" w:space="0" w:color="auto"/>
        <w:right w:val="none" w:sz="0" w:space="0" w:color="auto"/>
      </w:divBdr>
    </w:div>
    <w:div w:id="772474550">
      <w:bodyDiv w:val="1"/>
      <w:marLeft w:val="0"/>
      <w:marRight w:val="0"/>
      <w:marTop w:val="0"/>
      <w:marBottom w:val="0"/>
      <w:divBdr>
        <w:top w:val="none" w:sz="0" w:space="0" w:color="auto"/>
        <w:left w:val="none" w:sz="0" w:space="0" w:color="auto"/>
        <w:bottom w:val="none" w:sz="0" w:space="0" w:color="auto"/>
        <w:right w:val="none" w:sz="0" w:space="0" w:color="auto"/>
      </w:divBdr>
    </w:div>
    <w:div w:id="780612751">
      <w:bodyDiv w:val="1"/>
      <w:marLeft w:val="0"/>
      <w:marRight w:val="0"/>
      <w:marTop w:val="0"/>
      <w:marBottom w:val="0"/>
      <w:divBdr>
        <w:top w:val="none" w:sz="0" w:space="0" w:color="auto"/>
        <w:left w:val="none" w:sz="0" w:space="0" w:color="auto"/>
        <w:bottom w:val="none" w:sz="0" w:space="0" w:color="auto"/>
        <w:right w:val="none" w:sz="0" w:space="0" w:color="auto"/>
      </w:divBdr>
    </w:div>
    <w:div w:id="781727292">
      <w:bodyDiv w:val="1"/>
      <w:marLeft w:val="0"/>
      <w:marRight w:val="0"/>
      <w:marTop w:val="0"/>
      <w:marBottom w:val="0"/>
      <w:divBdr>
        <w:top w:val="none" w:sz="0" w:space="0" w:color="auto"/>
        <w:left w:val="none" w:sz="0" w:space="0" w:color="auto"/>
        <w:bottom w:val="none" w:sz="0" w:space="0" w:color="auto"/>
        <w:right w:val="none" w:sz="0" w:space="0" w:color="auto"/>
      </w:divBdr>
    </w:div>
    <w:div w:id="791439511">
      <w:bodyDiv w:val="1"/>
      <w:marLeft w:val="0"/>
      <w:marRight w:val="0"/>
      <w:marTop w:val="0"/>
      <w:marBottom w:val="0"/>
      <w:divBdr>
        <w:top w:val="none" w:sz="0" w:space="0" w:color="auto"/>
        <w:left w:val="none" w:sz="0" w:space="0" w:color="auto"/>
        <w:bottom w:val="none" w:sz="0" w:space="0" w:color="auto"/>
        <w:right w:val="none" w:sz="0" w:space="0" w:color="auto"/>
      </w:divBdr>
    </w:div>
    <w:div w:id="797914331">
      <w:bodyDiv w:val="1"/>
      <w:marLeft w:val="0"/>
      <w:marRight w:val="0"/>
      <w:marTop w:val="0"/>
      <w:marBottom w:val="0"/>
      <w:divBdr>
        <w:top w:val="none" w:sz="0" w:space="0" w:color="auto"/>
        <w:left w:val="none" w:sz="0" w:space="0" w:color="auto"/>
        <w:bottom w:val="none" w:sz="0" w:space="0" w:color="auto"/>
        <w:right w:val="none" w:sz="0" w:space="0" w:color="auto"/>
      </w:divBdr>
    </w:div>
    <w:div w:id="829369685">
      <w:bodyDiv w:val="1"/>
      <w:marLeft w:val="0"/>
      <w:marRight w:val="0"/>
      <w:marTop w:val="0"/>
      <w:marBottom w:val="0"/>
      <w:divBdr>
        <w:top w:val="none" w:sz="0" w:space="0" w:color="auto"/>
        <w:left w:val="none" w:sz="0" w:space="0" w:color="auto"/>
        <w:bottom w:val="none" w:sz="0" w:space="0" w:color="auto"/>
        <w:right w:val="none" w:sz="0" w:space="0" w:color="auto"/>
      </w:divBdr>
    </w:div>
    <w:div w:id="851576974">
      <w:bodyDiv w:val="1"/>
      <w:marLeft w:val="0"/>
      <w:marRight w:val="0"/>
      <w:marTop w:val="0"/>
      <w:marBottom w:val="0"/>
      <w:divBdr>
        <w:top w:val="none" w:sz="0" w:space="0" w:color="auto"/>
        <w:left w:val="none" w:sz="0" w:space="0" w:color="auto"/>
        <w:bottom w:val="none" w:sz="0" w:space="0" w:color="auto"/>
        <w:right w:val="none" w:sz="0" w:space="0" w:color="auto"/>
      </w:divBdr>
    </w:div>
    <w:div w:id="911617765">
      <w:bodyDiv w:val="1"/>
      <w:marLeft w:val="0"/>
      <w:marRight w:val="0"/>
      <w:marTop w:val="0"/>
      <w:marBottom w:val="0"/>
      <w:divBdr>
        <w:top w:val="none" w:sz="0" w:space="0" w:color="auto"/>
        <w:left w:val="none" w:sz="0" w:space="0" w:color="auto"/>
        <w:bottom w:val="none" w:sz="0" w:space="0" w:color="auto"/>
        <w:right w:val="none" w:sz="0" w:space="0" w:color="auto"/>
      </w:divBdr>
    </w:div>
    <w:div w:id="930435396">
      <w:bodyDiv w:val="1"/>
      <w:marLeft w:val="0"/>
      <w:marRight w:val="0"/>
      <w:marTop w:val="0"/>
      <w:marBottom w:val="0"/>
      <w:divBdr>
        <w:top w:val="none" w:sz="0" w:space="0" w:color="auto"/>
        <w:left w:val="none" w:sz="0" w:space="0" w:color="auto"/>
        <w:bottom w:val="none" w:sz="0" w:space="0" w:color="auto"/>
        <w:right w:val="none" w:sz="0" w:space="0" w:color="auto"/>
      </w:divBdr>
      <w:divsChild>
        <w:div w:id="865564677">
          <w:marLeft w:val="0"/>
          <w:marRight w:val="0"/>
          <w:marTop w:val="0"/>
          <w:marBottom w:val="0"/>
          <w:divBdr>
            <w:top w:val="none" w:sz="0" w:space="0" w:color="auto"/>
            <w:left w:val="none" w:sz="0" w:space="0" w:color="auto"/>
            <w:bottom w:val="none" w:sz="0" w:space="0" w:color="auto"/>
            <w:right w:val="none" w:sz="0" w:space="0" w:color="auto"/>
          </w:divBdr>
          <w:divsChild>
            <w:div w:id="669405799">
              <w:marLeft w:val="0"/>
              <w:marRight w:val="0"/>
              <w:marTop w:val="0"/>
              <w:marBottom w:val="0"/>
              <w:divBdr>
                <w:top w:val="none" w:sz="0" w:space="0" w:color="auto"/>
                <w:left w:val="none" w:sz="0" w:space="0" w:color="auto"/>
                <w:bottom w:val="none" w:sz="0" w:space="0" w:color="auto"/>
                <w:right w:val="none" w:sz="0" w:space="0" w:color="auto"/>
              </w:divBdr>
              <w:divsChild>
                <w:div w:id="1579558390">
                  <w:marLeft w:val="0"/>
                  <w:marRight w:val="0"/>
                  <w:marTop w:val="0"/>
                  <w:marBottom w:val="0"/>
                  <w:divBdr>
                    <w:top w:val="none" w:sz="0" w:space="0" w:color="auto"/>
                    <w:left w:val="none" w:sz="0" w:space="0" w:color="auto"/>
                    <w:bottom w:val="none" w:sz="0" w:space="0" w:color="auto"/>
                    <w:right w:val="none" w:sz="0" w:space="0" w:color="auto"/>
                  </w:divBdr>
                </w:div>
              </w:divsChild>
            </w:div>
            <w:div w:id="1876307108">
              <w:marLeft w:val="0"/>
              <w:marRight w:val="0"/>
              <w:marTop w:val="0"/>
              <w:marBottom w:val="0"/>
              <w:divBdr>
                <w:top w:val="none" w:sz="0" w:space="0" w:color="auto"/>
                <w:left w:val="none" w:sz="0" w:space="0" w:color="auto"/>
                <w:bottom w:val="none" w:sz="0" w:space="0" w:color="auto"/>
                <w:right w:val="none" w:sz="0" w:space="0" w:color="auto"/>
              </w:divBdr>
              <w:divsChild>
                <w:div w:id="1279484984">
                  <w:marLeft w:val="0"/>
                  <w:marRight w:val="0"/>
                  <w:marTop w:val="0"/>
                  <w:marBottom w:val="0"/>
                  <w:divBdr>
                    <w:top w:val="none" w:sz="0" w:space="0" w:color="auto"/>
                    <w:left w:val="none" w:sz="0" w:space="0" w:color="auto"/>
                    <w:bottom w:val="none" w:sz="0" w:space="0" w:color="auto"/>
                    <w:right w:val="none" w:sz="0" w:space="0" w:color="auto"/>
                  </w:divBdr>
                </w:div>
              </w:divsChild>
            </w:div>
            <w:div w:id="382213727">
              <w:marLeft w:val="0"/>
              <w:marRight w:val="0"/>
              <w:marTop w:val="0"/>
              <w:marBottom w:val="0"/>
              <w:divBdr>
                <w:top w:val="none" w:sz="0" w:space="0" w:color="auto"/>
                <w:left w:val="none" w:sz="0" w:space="0" w:color="auto"/>
                <w:bottom w:val="none" w:sz="0" w:space="0" w:color="auto"/>
                <w:right w:val="none" w:sz="0" w:space="0" w:color="auto"/>
              </w:divBdr>
              <w:divsChild>
                <w:div w:id="4119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7731">
          <w:marLeft w:val="0"/>
          <w:marRight w:val="0"/>
          <w:marTop w:val="0"/>
          <w:marBottom w:val="0"/>
          <w:divBdr>
            <w:top w:val="none" w:sz="0" w:space="0" w:color="auto"/>
            <w:left w:val="none" w:sz="0" w:space="0" w:color="auto"/>
            <w:bottom w:val="none" w:sz="0" w:space="0" w:color="auto"/>
            <w:right w:val="none" w:sz="0" w:space="0" w:color="auto"/>
          </w:divBdr>
        </w:div>
      </w:divsChild>
    </w:div>
    <w:div w:id="932200957">
      <w:bodyDiv w:val="1"/>
      <w:marLeft w:val="0"/>
      <w:marRight w:val="0"/>
      <w:marTop w:val="0"/>
      <w:marBottom w:val="0"/>
      <w:divBdr>
        <w:top w:val="none" w:sz="0" w:space="0" w:color="auto"/>
        <w:left w:val="none" w:sz="0" w:space="0" w:color="auto"/>
        <w:bottom w:val="none" w:sz="0" w:space="0" w:color="auto"/>
        <w:right w:val="none" w:sz="0" w:space="0" w:color="auto"/>
      </w:divBdr>
    </w:div>
    <w:div w:id="940063599">
      <w:bodyDiv w:val="1"/>
      <w:marLeft w:val="0"/>
      <w:marRight w:val="0"/>
      <w:marTop w:val="0"/>
      <w:marBottom w:val="0"/>
      <w:divBdr>
        <w:top w:val="none" w:sz="0" w:space="0" w:color="auto"/>
        <w:left w:val="none" w:sz="0" w:space="0" w:color="auto"/>
        <w:bottom w:val="none" w:sz="0" w:space="0" w:color="auto"/>
        <w:right w:val="none" w:sz="0" w:space="0" w:color="auto"/>
      </w:divBdr>
    </w:div>
    <w:div w:id="968243906">
      <w:bodyDiv w:val="1"/>
      <w:marLeft w:val="0"/>
      <w:marRight w:val="0"/>
      <w:marTop w:val="0"/>
      <w:marBottom w:val="0"/>
      <w:divBdr>
        <w:top w:val="none" w:sz="0" w:space="0" w:color="auto"/>
        <w:left w:val="none" w:sz="0" w:space="0" w:color="auto"/>
        <w:bottom w:val="none" w:sz="0" w:space="0" w:color="auto"/>
        <w:right w:val="none" w:sz="0" w:space="0" w:color="auto"/>
      </w:divBdr>
    </w:div>
    <w:div w:id="1027293246">
      <w:bodyDiv w:val="1"/>
      <w:marLeft w:val="0"/>
      <w:marRight w:val="0"/>
      <w:marTop w:val="0"/>
      <w:marBottom w:val="0"/>
      <w:divBdr>
        <w:top w:val="none" w:sz="0" w:space="0" w:color="auto"/>
        <w:left w:val="none" w:sz="0" w:space="0" w:color="auto"/>
        <w:bottom w:val="none" w:sz="0" w:space="0" w:color="auto"/>
        <w:right w:val="none" w:sz="0" w:space="0" w:color="auto"/>
      </w:divBdr>
    </w:div>
    <w:div w:id="1043137352">
      <w:bodyDiv w:val="1"/>
      <w:marLeft w:val="0"/>
      <w:marRight w:val="0"/>
      <w:marTop w:val="0"/>
      <w:marBottom w:val="0"/>
      <w:divBdr>
        <w:top w:val="none" w:sz="0" w:space="0" w:color="auto"/>
        <w:left w:val="none" w:sz="0" w:space="0" w:color="auto"/>
        <w:bottom w:val="none" w:sz="0" w:space="0" w:color="auto"/>
        <w:right w:val="none" w:sz="0" w:space="0" w:color="auto"/>
      </w:divBdr>
    </w:div>
    <w:div w:id="1075130398">
      <w:bodyDiv w:val="1"/>
      <w:marLeft w:val="0"/>
      <w:marRight w:val="0"/>
      <w:marTop w:val="0"/>
      <w:marBottom w:val="0"/>
      <w:divBdr>
        <w:top w:val="none" w:sz="0" w:space="0" w:color="auto"/>
        <w:left w:val="none" w:sz="0" w:space="0" w:color="auto"/>
        <w:bottom w:val="none" w:sz="0" w:space="0" w:color="auto"/>
        <w:right w:val="none" w:sz="0" w:space="0" w:color="auto"/>
      </w:divBdr>
    </w:div>
    <w:div w:id="1155072604">
      <w:bodyDiv w:val="1"/>
      <w:marLeft w:val="0"/>
      <w:marRight w:val="0"/>
      <w:marTop w:val="0"/>
      <w:marBottom w:val="0"/>
      <w:divBdr>
        <w:top w:val="none" w:sz="0" w:space="0" w:color="auto"/>
        <w:left w:val="none" w:sz="0" w:space="0" w:color="auto"/>
        <w:bottom w:val="none" w:sz="0" w:space="0" w:color="auto"/>
        <w:right w:val="none" w:sz="0" w:space="0" w:color="auto"/>
      </w:divBdr>
      <w:divsChild>
        <w:div w:id="183203921">
          <w:marLeft w:val="274"/>
          <w:marRight w:val="0"/>
          <w:marTop w:val="48"/>
          <w:marBottom w:val="0"/>
          <w:divBdr>
            <w:top w:val="none" w:sz="0" w:space="0" w:color="auto"/>
            <w:left w:val="none" w:sz="0" w:space="0" w:color="auto"/>
            <w:bottom w:val="none" w:sz="0" w:space="0" w:color="auto"/>
            <w:right w:val="none" w:sz="0" w:space="0" w:color="auto"/>
          </w:divBdr>
        </w:div>
        <w:div w:id="2032565691">
          <w:marLeft w:val="274"/>
          <w:marRight w:val="0"/>
          <w:marTop w:val="48"/>
          <w:marBottom w:val="0"/>
          <w:divBdr>
            <w:top w:val="none" w:sz="0" w:space="0" w:color="auto"/>
            <w:left w:val="none" w:sz="0" w:space="0" w:color="auto"/>
            <w:bottom w:val="none" w:sz="0" w:space="0" w:color="auto"/>
            <w:right w:val="none" w:sz="0" w:space="0" w:color="auto"/>
          </w:divBdr>
        </w:div>
        <w:div w:id="1799179740">
          <w:marLeft w:val="274"/>
          <w:marRight w:val="0"/>
          <w:marTop w:val="48"/>
          <w:marBottom w:val="0"/>
          <w:divBdr>
            <w:top w:val="none" w:sz="0" w:space="0" w:color="auto"/>
            <w:left w:val="none" w:sz="0" w:space="0" w:color="auto"/>
            <w:bottom w:val="none" w:sz="0" w:space="0" w:color="auto"/>
            <w:right w:val="none" w:sz="0" w:space="0" w:color="auto"/>
          </w:divBdr>
        </w:div>
        <w:div w:id="370960600">
          <w:marLeft w:val="274"/>
          <w:marRight w:val="0"/>
          <w:marTop w:val="48"/>
          <w:marBottom w:val="0"/>
          <w:divBdr>
            <w:top w:val="none" w:sz="0" w:space="0" w:color="auto"/>
            <w:left w:val="none" w:sz="0" w:space="0" w:color="auto"/>
            <w:bottom w:val="none" w:sz="0" w:space="0" w:color="auto"/>
            <w:right w:val="none" w:sz="0" w:space="0" w:color="auto"/>
          </w:divBdr>
        </w:div>
        <w:div w:id="822549091">
          <w:marLeft w:val="274"/>
          <w:marRight w:val="0"/>
          <w:marTop w:val="48"/>
          <w:marBottom w:val="0"/>
          <w:divBdr>
            <w:top w:val="none" w:sz="0" w:space="0" w:color="auto"/>
            <w:left w:val="none" w:sz="0" w:space="0" w:color="auto"/>
            <w:bottom w:val="none" w:sz="0" w:space="0" w:color="auto"/>
            <w:right w:val="none" w:sz="0" w:space="0" w:color="auto"/>
          </w:divBdr>
        </w:div>
        <w:div w:id="1482695671">
          <w:marLeft w:val="274"/>
          <w:marRight w:val="0"/>
          <w:marTop w:val="48"/>
          <w:marBottom w:val="0"/>
          <w:divBdr>
            <w:top w:val="none" w:sz="0" w:space="0" w:color="auto"/>
            <w:left w:val="none" w:sz="0" w:space="0" w:color="auto"/>
            <w:bottom w:val="none" w:sz="0" w:space="0" w:color="auto"/>
            <w:right w:val="none" w:sz="0" w:space="0" w:color="auto"/>
          </w:divBdr>
        </w:div>
        <w:div w:id="1741782250">
          <w:marLeft w:val="274"/>
          <w:marRight w:val="0"/>
          <w:marTop w:val="48"/>
          <w:marBottom w:val="0"/>
          <w:divBdr>
            <w:top w:val="none" w:sz="0" w:space="0" w:color="auto"/>
            <w:left w:val="none" w:sz="0" w:space="0" w:color="auto"/>
            <w:bottom w:val="none" w:sz="0" w:space="0" w:color="auto"/>
            <w:right w:val="none" w:sz="0" w:space="0" w:color="auto"/>
          </w:divBdr>
        </w:div>
        <w:div w:id="1990671739">
          <w:marLeft w:val="274"/>
          <w:marRight w:val="0"/>
          <w:marTop w:val="48"/>
          <w:marBottom w:val="0"/>
          <w:divBdr>
            <w:top w:val="none" w:sz="0" w:space="0" w:color="auto"/>
            <w:left w:val="none" w:sz="0" w:space="0" w:color="auto"/>
            <w:bottom w:val="none" w:sz="0" w:space="0" w:color="auto"/>
            <w:right w:val="none" w:sz="0" w:space="0" w:color="auto"/>
          </w:divBdr>
        </w:div>
      </w:divsChild>
    </w:div>
    <w:div w:id="1157454830">
      <w:bodyDiv w:val="1"/>
      <w:marLeft w:val="0"/>
      <w:marRight w:val="0"/>
      <w:marTop w:val="0"/>
      <w:marBottom w:val="0"/>
      <w:divBdr>
        <w:top w:val="none" w:sz="0" w:space="0" w:color="auto"/>
        <w:left w:val="none" w:sz="0" w:space="0" w:color="auto"/>
        <w:bottom w:val="none" w:sz="0" w:space="0" w:color="auto"/>
        <w:right w:val="none" w:sz="0" w:space="0" w:color="auto"/>
      </w:divBdr>
    </w:div>
    <w:div w:id="1175462692">
      <w:bodyDiv w:val="1"/>
      <w:marLeft w:val="0"/>
      <w:marRight w:val="0"/>
      <w:marTop w:val="0"/>
      <w:marBottom w:val="0"/>
      <w:divBdr>
        <w:top w:val="none" w:sz="0" w:space="0" w:color="auto"/>
        <w:left w:val="none" w:sz="0" w:space="0" w:color="auto"/>
        <w:bottom w:val="none" w:sz="0" w:space="0" w:color="auto"/>
        <w:right w:val="none" w:sz="0" w:space="0" w:color="auto"/>
      </w:divBdr>
    </w:div>
    <w:div w:id="1177033912">
      <w:bodyDiv w:val="1"/>
      <w:marLeft w:val="0"/>
      <w:marRight w:val="0"/>
      <w:marTop w:val="0"/>
      <w:marBottom w:val="0"/>
      <w:divBdr>
        <w:top w:val="none" w:sz="0" w:space="0" w:color="auto"/>
        <w:left w:val="none" w:sz="0" w:space="0" w:color="auto"/>
        <w:bottom w:val="none" w:sz="0" w:space="0" w:color="auto"/>
        <w:right w:val="none" w:sz="0" w:space="0" w:color="auto"/>
      </w:divBdr>
    </w:div>
    <w:div w:id="1217471824">
      <w:bodyDiv w:val="1"/>
      <w:marLeft w:val="0"/>
      <w:marRight w:val="0"/>
      <w:marTop w:val="0"/>
      <w:marBottom w:val="0"/>
      <w:divBdr>
        <w:top w:val="none" w:sz="0" w:space="0" w:color="auto"/>
        <w:left w:val="none" w:sz="0" w:space="0" w:color="auto"/>
        <w:bottom w:val="none" w:sz="0" w:space="0" w:color="auto"/>
        <w:right w:val="none" w:sz="0" w:space="0" w:color="auto"/>
      </w:divBdr>
    </w:div>
    <w:div w:id="1219823069">
      <w:bodyDiv w:val="1"/>
      <w:marLeft w:val="0"/>
      <w:marRight w:val="0"/>
      <w:marTop w:val="0"/>
      <w:marBottom w:val="0"/>
      <w:divBdr>
        <w:top w:val="none" w:sz="0" w:space="0" w:color="auto"/>
        <w:left w:val="none" w:sz="0" w:space="0" w:color="auto"/>
        <w:bottom w:val="none" w:sz="0" w:space="0" w:color="auto"/>
        <w:right w:val="none" w:sz="0" w:space="0" w:color="auto"/>
      </w:divBdr>
      <w:divsChild>
        <w:div w:id="472873222">
          <w:marLeft w:val="360"/>
          <w:marRight w:val="0"/>
          <w:marTop w:val="0"/>
          <w:marBottom w:val="0"/>
          <w:divBdr>
            <w:top w:val="none" w:sz="0" w:space="0" w:color="auto"/>
            <w:left w:val="none" w:sz="0" w:space="0" w:color="auto"/>
            <w:bottom w:val="none" w:sz="0" w:space="0" w:color="auto"/>
            <w:right w:val="none" w:sz="0" w:space="0" w:color="auto"/>
          </w:divBdr>
        </w:div>
        <w:div w:id="994723150">
          <w:marLeft w:val="360"/>
          <w:marRight w:val="0"/>
          <w:marTop w:val="0"/>
          <w:marBottom w:val="0"/>
          <w:divBdr>
            <w:top w:val="none" w:sz="0" w:space="0" w:color="auto"/>
            <w:left w:val="none" w:sz="0" w:space="0" w:color="auto"/>
            <w:bottom w:val="none" w:sz="0" w:space="0" w:color="auto"/>
            <w:right w:val="none" w:sz="0" w:space="0" w:color="auto"/>
          </w:divBdr>
        </w:div>
        <w:div w:id="894585504">
          <w:marLeft w:val="734"/>
          <w:marRight w:val="0"/>
          <w:marTop w:val="0"/>
          <w:marBottom w:val="0"/>
          <w:divBdr>
            <w:top w:val="none" w:sz="0" w:space="0" w:color="auto"/>
            <w:left w:val="none" w:sz="0" w:space="0" w:color="auto"/>
            <w:bottom w:val="none" w:sz="0" w:space="0" w:color="auto"/>
            <w:right w:val="none" w:sz="0" w:space="0" w:color="auto"/>
          </w:divBdr>
        </w:div>
        <w:div w:id="78453014">
          <w:marLeft w:val="360"/>
          <w:marRight w:val="0"/>
          <w:marTop w:val="0"/>
          <w:marBottom w:val="0"/>
          <w:divBdr>
            <w:top w:val="none" w:sz="0" w:space="0" w:color="auto"/>
            <w:left w:val="none" w:sz="0" w:space="0" w:color="auto"/>
            <w:bottom w:val="none" w:sz="0" w:space="0" w:color="auto"/>
            <w:right w:val="none" w:sz="0" w:space="0" w:color="auto"/>
          </w:divBdr>
        </w:div>
        <w:div w:id="497231221">
          <w:marLeft w:val="360"/>
          <w:marRight w:val="0"/>
          <w:marTop w:val="0"/>
          <w:marBottom w:val="0"/>
          <w:divBdr>
            <w:top w:val="none" w:sz="0" w:space="0" w:color="auto"/>
            <w:left w:val="none" w:sz="0" w:space="0" w:color="auto"/>
            <w:bottom w:val="none" w:sz="0" w:space="0" w:color="auto"/>
            <w:right w:val="none" w:sz="0" w:space="0" w:color="auto"/>
          </w:divBdr>
        </w:div>
        <w:div w:id="7875715">
          <w:marLeft w:val="360"/>
          <w:marRight w:val="0"/>
          <w:marTop w:val="0"/>
          <w:marBottom w:val="0"/>
          <w:divBdr>
            <w:top w:val="none" w:sz="0" w:space="0" w:color="auto"/>
            <w:left w:val="none" w:sz="0" w:space="0" w:color="auto"/>
            <w:bottom w:val="none" w:sz="0" w:space="0" w:color="auto"/>
            <w:right w:val="none" w:sz="0" w:space="0" w:color="auto"/>
          </w:divBdr>
        </w:div>
        <w:div w:id="695740210">
          <w:marLeft w:val="360"/>
          <w:marRight w:val="0"/>
          <w:marTop w:val="0"/>
          <w:marBottom w:val="0"/>
          <w:divBdr>
            <w:top w:val="none" w:sz="0" w:space="0" w:color="auto"/>
            <w:left w:val="none" w:sz="0" w:space="0" w:color="auto"/>
            <w:bottom w:val="none" w:sz="0" w:space="0" w:color="auto"/>
            <w:right w:val="none" w:sz="0" w:space="0" w:color="auto"/>
          </w:divBdr>
        </w:div>
      </w:divsChild>
    </w:div>
    <w:div w:id="1227108490">
      <w:bodyDiv w:val="1"/>
      <w:marLeft w:val="0"/>
      <w:marRight w:val="0"/>
      <w:marTop w:val="0"/>
      <w:marBottom w:val="0"/>
      <w:divBdr>
        <w:top w:val="none" w:sz="0" w:space="0" w:color="auto"/>
        <w:left w:val="none" w:sz="0" w:space="0" w:color="auto"/>
        <w:bottom w:val="none" w:sz="0" w:space="0" w:color="auto"/>
        <w:right w:val="none" w:sz="0" w:space="0" w:color="auto"/>
      </w:divBdr>
    </w:div>
    <w:div w:id="1233538983">
      <w:bodyDiv w:val="1"/>
      <w:marLeft w:val="0"/>
      <w:marRight w:val="0"/>
      <w:marTop w:val="0"/>
      <w:marBottom w:val="0"/>
      <w:divBdr>
        <w:top w:val="none" w:sz="0" w:space="0" w:color="auto"/>
        <w:left w:val="none" w:sz="0" w:space="0" w:color="auto"/>
        <w:bottom w:val="none" w:sz="0" w:space="0" w:color="auto"/>
        <w:right w:val="none" w:sz="0" w:space="0" w:color="auto"/>
      </w:divBdr>
    </w:div>
    <w:div w:id="1234856640">
      <w:bodyDiv w:val="1"/>
      <w:marLeft w:val="0"/>
      <w:marRight w:val="0"/>
      <w:marTop w:val="0"/>
      <w:marBottom w:val="0"/>
      <w:divBdr>
        <w:top w:val="none" w:sz="0" w:space="0" w:color="auto"/>
        <w:left w:val="none" w:sz="0" w:space="0" w:color="auto"/>
        <w:bottom w:val="none" w:sz="0" w:space="0" w:color="auto"/>
        <w:right w:val="none" w:sz="0" w:space="0" w:color="auto"/>
      </w:divBdr>
    </w:div>
    <w:div w:id="1247617752">
      <w:bodyDiv w:val="1"/>
      <w:marLeft w:val="0"/>
      <w:marRight w:val="0"/>
      <w:marTop w:val="0"/>
      <w:marBottom w:val="0"/>
      <w:divBdr>
        <w:top w:val="none" w:sz="0" w:space="0" w:color="auto"/>
        <w:left w:val="none" w:sz="0" w:space="0" w:color="auto"/>
        <w:bottom w:val="none" w:sz="0" w:space="0" w:color="auto"/>
        <w:right w:val="none" w:sz="0" w:space="0" w:color="auto"/>
      </w:divBdr>
    </w:div>
    <w:div w:id="1313218834">
      <w:bodyDiv w:val="1"/>
      <w:marLeft w:val="0"/>
      <w:marRight w:val="0"/>
      <w:marTop w:val="0"/>
      <w:marBottom w:val="0"/>
      <w:divBdr>
        <w:top w:val="none" w:sz="0" w:space="0" w:color="auto"/>
        <w:left w:val="none" w:sz="0" w:space="0" w:color="auto"/>
        <w:bottom w:val="none" w:sz="0" w:space="0" w:color="auto"/>
        <w:right w:val="none" w:sz="0" w:space="0" w:color="auto"/>
      </w:divBdr>
    </w:div>
    <w:div w:id="1347368454">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78973745">
      <w:bodyDiv w:val="1"/>
      <w:marLeft w:val="0"/>
      <w:marRight w:val="0"/>
      <w:marTop w:val="0"/>
      <w:marBottom w:val="0"/>
      <w:divBdr>
        <w:top w:val="none" w:sz="0" w:space="0" w:color="auto"/>
        <w:left w:val="none" w:sz="0" w:space="0" w:color="auto"/>
        <w:bottom w:val="none" w:sz="0" w:space="0" w:color="auto"/>
        <w:right w:val="none" w:sz="0" w:space="0" w:color="auto"/>
      </w:divBdr>
    </w:div>
    <w:div w:id="1390572775">
      <w:bodyDiv w:val="1"/>
      <w:marLeft w:val="0"/>
      <w:marRight w:val="0"/>
      <w:marTop w:val="0"/>
      <w:marBottom w:val="0"/>
      <w:divBdr>
        <w:top w:val="none" w:sz="0" w:space="0" w:color="auto"/>
        <w:left w:val="none" w:sz="0" w:space="0" w:color="auto"/>
        <w:bottom w:val="none" w:sz="0" w:space="0" w:color="auto"/>
        <w:right w:val="none" w:sz="0" w:space="0" w:color="auto"/>
      </w:divBdr>
    </w:div>
    <w:div w:id="1392920457">
      <w:bodyDiv w:val="1"/>
      <w:marLeft w:val="0"/>
      <w:marRight w:val="0"/>
      <w:marTop w:val="0"/>
      <w:marBottom w:val="0"/>
      <w:divBdr>
        <w:top w:val="none" w:sz="0" w:space="0" w:color="auto"/>
        <w:left w:val="none" w:sz="0" w:space="0" w:color="auto"/>
        <w:bottom w:val="none" w:sz="0" w:space="0" w:color="auto"/>
        <w:right w:val="none" w:sz="0" w:space="0" w:color="auto"/>
      </w:divBdr>
    </w:div>
    <w:div w:id="1399134286">
      <w:bodyDiv w:val="1"/>
      <w:marLeft w:val="0"/>
      <w:marRight w:val="0"/>
      <w:marTop w:val="0"/>
      <w:marBottom w:val="0"/>
      <w:divBdr>
        <w:top w:val="none" w:sz="0" w:space="0" w:color="auto"/>
        <w:left w:val="none" w:sz="0" w:space="0" w:color="auto"/>
        <w:bottom w:val="none" w:sz="0" w:space="0" w:color="auto"/>
        <w:right w:val="none" w:sz="0" w:space="0" w:color="auto"/>
      </w:divBdr>
      <w:divsChild>
        <w:div w:id="1700352112">
          <w:marLeft w:val="360"/>
          <w:marRight w:val="0"/>
          <w:marTop w:val="0"/>
          <w:marBottom w:val="0"/>
          <w:divBdr>
            <w:top w:val="none" w:sz="0" w:space="0" w:color="auto"/>
            <w:left w:val="none" w:sz="0" w:space="0" w:color="auto"/>
            <w:bottom w:val="none" w:sz="0" w:space="0" w:color="auto"/>
            <w:right w:val="none" w:sz="0" w:space="0" w:color="auto"/>
          </w:divBdr>
        </w:div>
        <w:div w:id="1755591814">
          <w:marLeft w:val="360"/>
          <w:marRight w:val="0"/>
          <w:marTop w:val="0"/>
          <w:marBottom w:val="0"/>
          <w:divBdr>
            <w:top w:val="none" w:sz="0" w:space="0" w:color="auto"/>
            <w:left w:val="none" w:sz="0" w:space="0" w:color="auto"/>
            <w:bottom w:val="none" w:sz="0" w:space="0" w:color="auto"/>
            <w:right w:val="none" w:sz="0" w:space="0" w:color="auto"/>
          </w:divBdr>
        </w:div>
        <w:div w:id="1819107946">
          <w:marLeft w:val="360"/>
          <w:marRight w:val="0"/>
          <w:marTop w:val="0"/>
          <w:marBottom w:val="0"/>
          <w:divBdr>
            <w:top w:val="none" w:sz="0" w:space="0" w:color="auto"/>
            <w:left w:val="none" w:sz="0" w:space="0" w:color="auto"/>
            <w:bottom w:val="none" w:sz="0" w:space="0" w:color="auto"/>
            <w:right w:val="none" w:sz="0" w:space="0" w:color="auto"/>
          </w:divBdr>
        </w:div>
        <w:div w:id="425927914">
          <w:marLeft w:val="360"/>
          <w:marRight w:val="0"/>
          <w:marTop w:val="0"/>
          <w:marBottom w:val="0"/>
          <w:divBdr>
            <w:top w:val="none" w:sz="0" w:space="0" w:color="auto"/>
            <w:left w:val="none" w:sz="0" w:space="0" w:color="auto"/>
            <w:bottom w:val="none" w:sz="0" w:space="0" w:color="auto"/>
            <w:right w:val="none" w:sz="0" w:space="0" w:color="auto"/>
          </w:divBdr>
        </w:div>
        <w:div w:id="1581333123">
          <w:marLeft w:val="360"/>
          <w:marRight w:val="0"/>
          <w:marTop w:val="0"/>
          <w:marBottom w:val="0"/>
          <w:divBdr>
            <w:top w:val="none" w:sz="0" w:space="0" w:color="auto"/>
            <w:left w:val="none" w:sz="0" w:space="0" w:color="auto"/>
            <w:bottom w:val="none" w:sz="0" w:space="0" w:color="auto"/>
            <w:right w:val="none" w:sz="0" w:space="0" w:color="auto"/>
          </w:divBdr>
        </w:div>
        <w:div w:id="997994756">
          <w:marLeft w:val="360"/>
          <w:marRight w:val="0"/>
          <w:marTop w:val="0"/>
          <w:marBottom w:val="0"/>
          <w:divBdr>
            <w:top w:val="none" w:sz="0" w:space="0" w:color="auto"/>
            <w:left w:val="none" w:sz="0" w:space="0" w:color="auto"/>
            <w:bottom w:val="none" w:sz="0" w:space="0" w:color="auto"/>
            <w:right w:val="none" w:sz="0" w:space="0" w:color="auto"/>
          </w:divBdr>
        </w:div>
        <w:div w:id="1536193751">
          <w:marLeft w:val="360"/>
          <w:marRight w:val="0"/>
          <w:marTop w:val="0"/>
          <w:marBottom w:val="0"/>
          <w:divBdr>
            <w:top w:val="none" w:sz="0" w:space="0" w:color="auto"/>
            <w:left w:val="none" w:sz="0" w:space="0" w:color="auto"/>
            <w:bottom w:val="none" w:sz="0" w:space="0" w:color="auto"/>
            <w:right w:val="none" w:sz="0" w:space="0" w:color="auto"/>
          </w:divBdr>
        </w:div>
        <w:div w:id="405956655">
          <w:marLeft w:val="360"/>
          <w:marRight w:val="0"/>
          <w:marTop w:val="0"/>
          <w:marBottom w:val="0"/>
          <w:divBdr>
            <w:top w:val="none" w:sz="0" w:space="0" w:color="auto"/>
            <w:left w:val="none" w:sz="0" w:space="0" w:color="auto"/>
            <w:bottom w:val="none" w:sz="0" w:space="0" w:color="auto"/>
            <w:right w:val="none" w:sz="0" w:space="0" w:color="auto"/>
          </w:divBdr>
        </w:div>
        <w:div w:id="540215272">
          <w:marLeft w:val="360"/>
          <w:marRight w:val="0"/>
          <w:marTop w:val="0"/>
          <w:marBottom w:val="0"/>
          <w:divBdr>
            <w:top w:val="none" w:sz="0" w:space="0" w:color="auto"/>
            <w:left w:val="none" w:sz="0" w:space="0" w:color="auto"/>
            <w:bottom w:val="none" w:sz="0" w:space="0" w:color="auto"/>
            <w:right w:val="none" w:sz="0" w:space="0" w:color="auto"/>
          </w:divBdr>
        </w:div>
      </w:divsChild>
    </w:div>
    <w:div w:id="1432512440">
      <w:bodyDiv w:val="1"/>
      <w:marLeft w:val="0"/>
      <w:marRight w:val="0"/>
      <w:marTop w:val="0"/>
      <w:marBottom w:val="0"/>
      <w:divBdr>
        <w:top w:val="none" w:sz="0" w:space="0" w:color="auto"/>
        <w:left w:val="none" w:sz="0" w:space="0" w:color="auto"/>
        <w:bottom w:val="none" w:sz="0" w:space="0" w:color="auto"/>
        <w:right w:val="none" w:sz="0" w:space="0" w:color="auto"/>
      </w:divBdr>
    </w:div>
    <w:div w:id="1457942188">
      <w:bodyDiv w:val="1"/>
      <w:marLeft w:val="0"/>
      <w:marRight w:val="0"/>
      <w:marTop w:val="0"/>
      <w:marBottom w:val="0"/>
      <w:divBdr>
        <w:top w:val="none" w:sz="0" w:space="0" w:color="auto"/>
        <w:left w:val="none" w:sz="0" w:space="0" w:color="auto"/>
        <w:bottom w:val="none" w:sz="0" w:space="0" w:color="auto"/>
        <w:right w:val="none" w:sz="0" w:space="0" w:color="auto"/>
      </w:divBdr>
    </w:div>
    <w:div w:id="1490444823">
      <w:bodyDiv w:val="1"/>
      <w:marLeft w:val="0"/>
      <w:marRight w:val="0"/>
      <w:marTop w:val="0"/>
      <w:marBottom w:val="0"/>
      <w:divBdr>
        <w:top w:val="none" w:sz="0" w:space="0" w:color="auto"/>
        <w:left w:val="none" w:sz="0" w:space="0" w:color="auto"/>
        <w:bottom w:val="none" w:sz="0" w:space="0" w:color="auto"/>
        <w:right w:val="none" w:sz="0" w:space="0" w:color="auto"/>
      </w:divBdr>
    </w:div>
    <w:div w:id="1515533671">
      <w:bodyDiv w:val="1"/>
      <w:marLeft w:val="0"/>
      <w:marRight w:val="0"/>
      <w:marTop w:val="0"/>
      <w:marBottom w:val="0"/>
      <w:divBdr>
        <w:top w:val="none" w:sz="0" w:space="0" w:color="auto"/>
        <w:left w:val="none" w:sz="0" w:space="0" w:color="auto"/>
        <w:bottom w:val="none" w:sz="0" w:space="0" w:color="auto"/>
        <w:right w:val="none" w:sz="0" w:space="0" w:color="auto"/>
      </w:divBdr>
    </w:div>
    <w:div w:id="1529030481">
      <w:bodyDiv w:val="1"/>
      <w:marLeft w:val="0"/>
      <w:marRight w:val="0"/>
      <w:marTop w:val="0"/>
      <w:marBottom w:val="0"/>
      <w:divBdr>
        <w:top w:val="none" w:sz="0" w:space="0" w:color="auto"/>
        <w:left w:val="none" w:sz="0" w:space="0" w:color="auto"/>
        <w:bottom w:val="none" w:sz="0" w:space="0" w:color="auto"/>
        <w:right w:val="none" w:sz="0" w:space="0" w:color="auto"/>
      </w:divBdr>
    </w:div>
    <w:div w:id="1549149208">
      <w:bodyDiv w:val="1"/>
      <w:marLeft w:val="0"/>
      <w:marRight w:val="0"/>
      <w:marTop w:val="0"/>
      <w:marBottom w:val="0"/>
      <w:divBdr>
        <w:top w:val="none" w:sz="0" w:space="0" w:color="auto"/>
        <w:left w:val="none" w:sz="0" w:space="0" w:color="auto"/>
        <w:bottom w:val="none" w:sz="0" w:space="0" w:color="auto"/>
        <w:right w:val="none" w:sz="0" w:space="0" w:color="auto"/>
      </w:divBdr>
      <w:divsChild>
        <w:div w:id="808936501">
          <w:marLeft w:val="360"/>
          <w:marRight w:val="0"/>
          <w:marTop w:val="0"/>
          <w:marBottom w:val="0"/>
          <w:divBdr>
            <w:top w:val="none" w:sz="0" w:space="0" w:color="auto"/>
            <w:left w:val="none" w:sz="0" w:space="0" w:color="auto"/>
            <w:bottom w:val="none" w:sz="0" w:space="0" w:color="auto"/>
            <w:right w:val="none" w:sz="0" w:space="0" w:color="auto"/>
          </w:divBdr>
        </w:div>
      </w:divsChild>
    </w:div>
    <w:div w:id="1562400903">
      <w:bodyDiv w:val="1"/>
      <w:marLeft w:val="0"/>
      <w:marRight w:val="0"/>
      <w:marTop w:val="0"/>
      <w:marBottom w:val="0"/>
      <w:divBdr>
        <w:top w:val="none" w:sz="0" w:space="0" w:color="auto"/>
        <w:left w:val="none" w:sz="0" w:space="0" w:color="auto"/>
        <w:bottom w:val="none" w:sz="0" w:space="0" w:color="auto"/>
        <w:right w:val="none" w:sz="0" w:space="0" w:color="auto"/>
      </w:divBdr>
      <w:divsChild>
        <w:div w:id="1898469788">
          <w:marLeft w:val="360"/>
          <w:marRight w:val="0"/>
          <w:marTop w:val="0"/>
          <w:marBottom w:val="0"/>
          <w:divBdr>
            <w:top w:val="none" w:sz="0" w:space="0" w:color="auto"/>
            <w:left w:val="none" w:sz="0" w:space="0" w:color="auto"/>
            <w:bottom w:val="none" w:sz="0" w:space="0" w:color="auto"/>
            <w:right w:val="none" w:sz="0" w:space="0" w:color="auto"/>
          </w:divBdr>
        </w:div>
        <w:div w:id="1307052919">
          <w:marLeft w:val="360"/>
          <w:marRight w:val="0"/>
          <w:marTop w:val="0"/>
          <w:marBottom w:val="0"/>
          <w:divBdr>
            <w:top w:val="none" w:sz="0" w:space="0" w:color="auto"/>
            <w:left w:val="none" w:sz="0" w:space="0" w:color="auto"/>
            <w:bottom w:val="none" w:sz="0" w:space="0" w:color="auto"/>
            <w:right w:val="none" w:sz="0" w:space="0" w:color="auto"/>
          </w:divBdr>
        </w:div>
        <w:div w:id="106850774">
          <w:marLeft w:val="360"/>
          <w:marRight w:val="0"/>
          <w:marTop w:val="0"/>
          <w:marBottom w:val="0"/>
          <w:divBdr>
            <w:top w:val="none" w:sz="0" w:space="0" w:color="auto"/>
            <w:left w:val="none" w:sz="0" w:space="0" w:color="auto"/>
            <w:bottom w:val="none" w:sz="0" w:space="0" w:color="auto"/>
            <w:right w:val="none" w:sz="0" w:space="0" w:color="auto"/>
          </w:divBdr>
        </w:div>
        <w:div w:id="1823161072">
          <w:marLeft w:val="360"/>
          <w:marRight w:val="0"/>
          <w:marTop w:val="0"/>
          <w:marBottom w:val="0"/>
          <w:divBdr>
            <w:top w:val="none" w:sz="0" w:space="0" w:color="auto"/>
            <w:left w:val="none" w:sz="0" w:space="0" w:color="auto"/>
            <w:bottom w:val="none" w:sz="0" w:space="0" w:color="auto"/>
            <w:right w:val="none" w:sz="0" w:space="0" w:color="auto"/>
          </w:divBdr>
        </w:div>
        <w:div w:id="646251558">
          <w:marLeft w:val="360"/>
          <w:marRight w:val="0"/>
          <w:marTop w:val="0"/>
          <w:marBottom w:val="0"/>
          <w:divBdr>
            <w:top w:val="none" w:sz="0" w:space="0" w:color="auto"/>
            <w:left w:val="none" w:sz="0" w:space="0" w:color="auto"/>
            <w:bottom w:val="none" w:sz="0" w:space="0" w:color="auto"/>
            <w:right w:val="none" w:sz="0" w:space="0" w:color="auto"/>
          </w:divBdr>
        </w:div>
        <w:div w:id="817958693">
          <w:marLeft w:val="360"/>
          <w:marRight w:val="0"/>
          <w:marTop w:val="0"/>
          <w:marBottom w:val="0"/>
          <w:divBdr>
            <w:top w:val="none" w:sz="0" w:space="0" w:color="auto"/>
            <w:left w:val="none" w:sz="0" w:space="0" w:color="auto"/>
            <w:bottom w:val="none" w:sz="0" w:space="0" w:color="auto"/>
            <w:right w:val="none" w:sz="0" w:space="0" w:color="auto"/>
          </w:divBdr>
        </w:div>
        <w:div w:id="1727684683">
          <w:marLeft w:val="360"/>
          <w:marRight w:val="0"/>
          <w:marTop w:val="0"/>
          <w:marBottom w:val="0"/>
          <w:divBdr>
            <w:top w:val="none" w:sz="0" w:space="0" w:color="auto"/>
            <w:left w:val="none" w:sz="0" w:space="0" w:color="auto"/>
            <w:bottom w:val="none" w:sz="0" w:space="0" w:color="auto"/>
            <w:right w:val="none" w:sz="0" w:space="0" w:color="auto"/>
          </w:divBdr>
        </w:div>
        <w:div w:id="1655140175">
          <w:marLeft w:val="360"/>
          <w:marRight w:val="0"/>
          <w:marTop w:val="0"/>
          <w:marBottom w:val="0"/>
          <w:divBdr>
            <w:top w:val="none" w:sz="0" w:space="0" w:color="auto"/>
            <w:left w:val="none" w:sz="0" w:space="0" w:color="auto"/>
            <w:bottom w:val="none" w:sz="0" w:space="0" w:color="auto"/>
            <w:right w:val="none" w:sz="0" w:space="0" w:color="auto"/>
          </w:divBdr>
        </w:div>
        <w:div w:id="947355499">
          <w:marLeft w:val="360"/>
          <w:marRight w:val="0"/>
          <w:marTop w:val="0"/>
          <w:marBottom w:val="0"/>
          <w:divBdr>
            <w:top w:val="none" w:sz="0" w:space="0" w:color="auto"/>
            <w:left w:val="none" w:sz="0" w:space="0" w:color="auto"/>
            <w:bottom w:val="none" w:sz="0" w:space="0" w:color="auto"/>
            <w:right w:val="none" w:sz="0" w:space="0" w:color="auto"/>
          </w:divBdr>
        </w:div>
      </w:divsChild>
    </w:div>
    <w:div w:id="1567036208">
      <w:bodyDiv w:val="1"/>
      <w:marLeft w:val="0"/>
      <w:marRight w:val="0"/>
      <w:marTop w:val="0"/>
      <w:marBottom w:val="0"/>
      <w:divBdr>
        <w:top w:val="none" w:sz="0" w:space="0" w:color="auto"/>
        <w:left w:val="none" w:sz="0" w:space="0" w:color="auto"/>
        <w:bottom w:val="none" w:sz="0" w:space="0" w:color="auto"/>
        <w:right w:val="none" w:sz="0" w:space="0" w:color="auto"/>
      </w:divBdr>
      <w:divsChild>
        <w:div w:id="900407385">
          <w:marLeft w:val="360"/>
          <w:marRight w:val="0"/>
          <w:marTop w:val="0"/>
          <w:marBottom w:val="0"/>
          <w:divBdr>
            <w:top w:val="none" w:sz="0" w:space="0" w:color="auto"/>
            <w:left w:val="none" w:sz="0" w:space="0" w:color="auto"/>
            <w:bottom w:val="none" w:sz="0" w:space="0" w:color="auto"/>
            <w:right w:val="none" w:sz="0" w:space="0" w:color="auto"/>
          </w:divBdr>
        </w:div>
        <w:div w:id="351417306">
          <w:marLeft w:val="360"/>
          <w:marRight w:val="0"/>
          <w:marTop w:val="0"/>
          <w:marBottom w:val="0"/>
          <w:divBdr>
            <w:top w:val="none" w:sz="0" w:space="0" w:color="auto"/>
            <w:left w:val="none" w:sz="0" w:space="0" w:color="auto"/>
            <w:bottom w:val="none" w:sz="0" w:space="0" w:color="auto"/>
            <w:right w:val="none" w:sz="0" w:space="0" w:color="auto"/>
          </w:divBdr>
        </w:div>
        <w:div w:id="1492670994">
          <w:marLeft w:val="360"/>
          <w:marRight w:val="0"/>
          <w:marTop w:val="0"/>
          <w:marBottom w:val="0"/>
          <w:divBdr>
            <w:top w:val="none" w:sz="0" w:space="0" w:color="auto"/>
            <w:left w:val="none" w:sz="0" w:space="0" w:color="auto"/>
            <w:bottom w:val="none" w:sz="0" w:space="0" w:color="auto"/>
            <w:right w:val="none" w:sz="0" w:space="0" w:color="auto"/>
          </w:divBdr>
        </w:div>
        <w:div w:id="714889483">
          <w:marLeft w:val="360"/>
          <w:marRight w:val="0"/>
          <w:marTop w:val="0"/>
          <w:marBottom w:val="0"/>
          <w:divBdr>
            <w:top w:val="none" w:sz="0" w:space="0" w:color="auto"/>
            <w:left w:val="none" w:sz="0" w:space="0" w:color="auto"/>
            <w:bottom w:val="none" w:sz="0" w:space="0" w:color="auto"/>
            <w:right w:val="none" w:sz="0" w:space="0" w:color="auto"/>
          </w:divBdr>
        </w:div>
        <w:div w:id="2043314147">
          <w:marLeft w:val="360"/>
          <w:marRight w:val="0"/>
          <w:marTop w:val="0"/>
          <w:marBottom w:val="0"/>
          <w:divBdr>
            <w:top w:val="none" w:sz="0" w:space="0" w:color="auto"/>
            <w:left w:val="none" w:sz="0" w:space="0" w:color="auto"/>
            <w:bottom w:val="none" w:sz="0" w:space="0" w:color="auto"/>
            <w:right w:val="none" w:sz="0" w:space="0" w:color="auto"/>
          </w:divBdr>
        </w:div>
      </w:divsChild>
    </w:div>
    <w:div w:id="1600673931">
      <w:bodyDiv w:val="1"/>
      <w:marLeft w:val="0"/>
      <w:marRight w:val="0"/>
      <w:marTop w:val="0"/>
      <w:marBottom w:val="0"/>
      <w:divBdr>
        <w:top w:val="none" w:sz="0" w:space="0" w:color="auto"/>
        <w:left w:val="none" w:sz="0" w:space="0" w:color="auto"/>
        <w:bottom w:val="none" w:sz="0" w:space="0" w:color="auto"/>
        <w:right w:val="none" w:sz="0" w:space="0" w:color="auto"/>
      </w:divBdr>
    </w:div>
    <w:div w:id="1631789336">
      <w:bodyDiv w:val="1"/>
      <w:marLeft w:val="0"/>
      <w:marRight w:val="0"/>
      <w:marTop w:val="0"/>
      <w:marBottom w:val="0"/>
      <w:divBdr>
        <w:top w:val="none" w:sz="0" w:space="0" w:color="auto"/>
        <w:left w:val="none" w:sz="0" w:space="0" w:color="auto"/>
        <w:bottom w:val="none" w:sz="0" w:space="0" w:color="auto"/>
        <w:right w:val="none" w:sz="0" w:space="0" w:color="auto"/>
      </w:divBdr>
    </w:div>
    <w:div w:id="1651010322">
      <w:bodyDiv w:val="1"/>
      <w:marLeft w:val="0"/>
      <w:marRight w:val="0"/>
      <w:marTop w:val="0"/>
      <w:marBottom w:val="0"/>
      <w:divBdr>
        <w:top w:val="none" w:sz="0" w:space="0" w:color="auto"/>
        <w:left w:val="none" w:sz="0" w:space="0" w:color="auto"/>
        <w:bottom w:val="none" w:sz="0" w:space="0" w:color="auto"/>
        <w:right w:val="none" w:sz="0" w:space="0" w:color="auto"/>
      </w:divBdr>
      <w:divsChild>
        <w:div w:id="1325815563">
          <w:marLeft w:val="360"/>
          <w:marRight w:val="0"/>
          <w:marTop w:val="0"/>
          <w:marBottom w:val="0"/>
          <w:divBdr>
            <w:top w:val="none" w:sz="0" w:space="0" w:color="auto"/>
            <w:left w:val="none" w:sz="0" w:space="0" w:color="auto"/>
            <w:bottom w:val="none" w:sz="0" w:space="0" w:color="auto"/>
            <w:right w:val="none" w:sz="0" w:space="0" w:color="auto"/>
          </w:divBdr>
        </w:div>
        <w:div w:id="5640227">
          <w:marLeft w:val="360"/>
          <w:marRight w:val="0"/>
          <w:marTop w:val="0"/>
          <w:marBottom w:val="0"/>
          <w:divBdr>
            <w:top w:val="none" w:sz="0" w:space="0" w:color="auto"/>
            <w:left w:val="none" w:sz="0" w:space="0" w:color="auto"/>
            <w:bottom w:val="none" w:sz="0" w:space="0" w:color="auto"/>
            <w:right w:val="none" w:sz="0" w:space="0" w:color="auto"/>
          </w:divBdr>
        </w:div>
        <w:div w:id="1459642940">
          <w:marLeft w:val="360"/>
          <w:marRight w:val="0"/>
          <w:marTop w:val="0"/>
          <w:marBottom w:val="0"/>
          <w:divBdr>
            <w:top w:val="none" w:sz="0" w:space="0" w:color="auto"/>
            <w:left w:val="none" w:sz="0" w:space="0" w:color="auto"/>
            <w:bottom w:val="none" w:sz="0" w:space="0" w:color="auto"/>
            <w:right w:val="none" w:sz="0" w:space="0" w:color="auto"/>
          </w:divBdr>
        </w:div>
        <w:div w:id="1629049991">
          <w:marLeft w:val="360"/>
          <w:marRight w:val="0"/>
          <w:marTop w:val="0"/>
          <w:marBottom w:val="0"/>
          <w:divBdr>
            <w:top w:val="none" w:sz="0" w:space="0" w:color="auto"/>
            <w:left w:val="none" w:sz="0" w:space="0" w:color="auto"/>
            <w:bottom w:val="none" w:sz="0" w:space="0" w:color="auto"/>
            <w:right w:val="none" w:sz="0" w:space="0" w:color="auto"/>
          </w:divBdr>
        </w:div>
        <w:div w:id="1468352733">
          <w:marLeft w:val="360"/>
          <w:marRight w:val="0"/>
          <w:marTop w:val="0"/>
          <w:marBottom w:val="0"/>
          <w:divBdr>
            <w:top w:val="none" w:sz="0" w:space="0" w:color="auto"/>
            <w:left w:val="none" w:sz="0" w:space="0" w:color="auto"/>
            <w:bottom w:val="none" w:sz="0" w:space="0" w:color="auto"/>
            <w:right w:val="none" w:sz="0" w:space="0" w:color="auto"/>
          </w:divBdr>
        </w:div>
      </w:divsChild>
    </w:div>
    <w:div w:id="1667171261">
      <w:bodyDiv w:val="1"/>
      <w:marLeft w:val="0"/>
      <w:marRight w:val="0"/>
      <w:marTop w:val="0"/>
      <w:marBottom w:val="0"/>
      <w:divBdr>
        <w:top w:val="none" w:sz="0" w:space="0" w:color="auto"/>
        <w:left w:val="none" w:sz="0" w:space="0" w:color="auto"/>
        <w:bottom w:val="none" w:sz="0" w:space="0" w:color="auto"/>
        <w:right w:val="none" w:sz="0" w:space="0" w:color="auto"/>
      </w:divBdr>
    </w:div>
    <w:div w:id="1668895251">
      <w:bodyDiv w:val="1"/>
      <w:marLeft w:val="0"/>
      <w:marRight w:val="0"/>
      <w:marTop w:val="0"/>
      <w:marBottom w:val="0"/>
      <w:divBdr>
        <w:top w:val="none" w:sz="0" w:space="0" w:color="auto"/>
        <w:left w:val="none" w:sz="0" w:space="0" w:color="auto"/>
        <w:bottom w:val="none" w:sz="0" w:space="0" w:color="auto"/>
        <w:right w:val="none" w:sz="0" w:space="0" w:color="auto"/>
      </w:divBdr>
    </w:div>
    <w:div w:id="1670212007">
      <w:bodyDiv w:val="1"/>
      <w:marLeft w:val="0"/>
      <w:marRight w:val="0"/>
      <w:marTop w:val="0"/>
      <w:marBottom w:val="0"/>
      <w:divBdr>
        <w:top w:val="none" w:sz="0" w:space="0" w:color="auto"/>
        <w:left w:val="none" w:sz="0" w:space="0" w:color="auto"/>
        <w:bottom w:val="none" w:sz="0" w:space="0" w:color="auto"/>
        <w:right w:val="none" w:sz="0" w:space="0" w:color="auto"/>
      </w:divBdr>
      <w:divsChild>
        <w:div w:id="1501503420">
          <w:marLeft w:val="360"/>
          <w:marRight w:val="0"/>
          <w:marTop w:val="0"/>
          <w:marBottom w:val="0"/>
          <w:divBdr>
            <w:top w:val="none" w:sz="0" w:space="0" w:color="auto"/>
            <w:left w:val="none" w:sz="0" w:space="0" w:color="auto"/>
            <w:bottom w:val="none" w:sz="0" w:space="0" w:color="auto"/>
            <w:right w:val="none" w:sz="0" w:space="0" w:color="auto"/>
          </w:divBdr>
        </w:div>
        <w:div w:id="1809664431">
          <w:marLeft w:val="360"/>
          <w:marRight w:val="0"/>
          <w:marTop w:val="0"/>
          <w:marBottom w:val="0"/>
          <w:divBdr>
            <w:top w:val="none" w:sz="0" w:space="0" w:color="auto"/>
            <w:left w:val="none" w:sz="0" w:space="0" w:color="auto"/>
            <w:bottom w:val="none" w:sz="0" w:space="0" w:color="auto"/>
            <w:right w:val="none" w:sz="0" w:space="0" w:color="auto"/>
          </w:divBdr>
        </w:div>
      </w:divsChild>
    </w:div>
    <w:div w:id="1700427711">
      <w:bodyDiv w:val="1"/>
      <w:marLeft w:val="0"/>
      <w:marRight w:val="0"/>
      <w:marTop w:val="0"/>
      <w:marBottom w:val="0"/>
      <w:divBdr>
        <w:top w:val="none" w:sz="0" w:space="0" w:color="auto"/>
        <w:left w:val="none" w:sz="0" w:space="0" w:color="auto"/>
        <w:bottom w:val="none" w:sz="0" w:space="0" w:color="auto"/>
        <w:right w:val="none" w:sz="0" w:space="0" w:color="auto"/>
      </w:divBdr>
    </w:div>
    <w:div w:id="1755272844">
      <w:bodyDiv w:val="1"/>
      <w:marLeft w:val="0"/>
      <w:marRight w:val="0"/>
      <w:marTop w:val="0"/>
      <w:marBottom w:val="0"/>
      <w:divBdr>
        <w:top w:val="none" w:sz="0" w:space="0" w:color="auto"/>
        <w:left w:val="none" w:sz="0" w:space="0" w:color="auto"/>
        <w:bottom w:val="none" w:sz="0" w:space="0" w:color="auto"/>
        <w:right w:val="none" w:sz="0" w:space="0" w:color="auto"/>
      </w:divBdr>
    </w:div>
    <w:div w:id="1781415988">
      <w:bodyDiv w:val="1"/>
      <w:marLeft w:val="0"/>
      <w:marRight w:val="0"/>
      <w:marTop w:val="0"/>
      <w:marBottom w:val="0"/>
      <w:divBdr>
        <w:top w:val="none" w:sz="0" w:space="0" w:color="auto"/>
        <w:left w:val="none" w:sz="0" w:space="0" w:color="auto"/>
        <w:bottom w:val="none" w:sz="0" w:space="0" w:color="auto"/>
        <w:right w:val="none" w:sz="0" w:space="0" w:color="auto"/>
      </w:divBdr>
    </w:div>
    <w:div w:id="1801924362">
      <w:bodyDiv w:val="1"/>
      <w:marLeft w:val="0"/>
      <w:marRight w:val="0"/>
      <w:marTop w:val="0"/>
      <w:marBottom w:val="0"/>
      <w:divBdr>
        <w:top w:val="none" w:sz="0" w:space="0" w:color="auto"/>
        <w:left w:val="none" w:sz="0" w:space="0" w:color="auto"/>
        <w:bottom w:val="none" w:sz="0" w:space="0" w:color="auto"/>
        <w:right w:val="none" w:sz="0" w:space="0" w:color="auto"/>
      </w:divBdr>
    </w:div>
    <w:div w:id="1821729825">
      <w:bodyDiv w:val="1"/>
      <w:marLeft w:val="0"/>
      <w:marRight w:val="0"/>
      <w:marTop w:val="0"/>
      <w:marBottom w:val="0"/>
      <w:divBdr>
        <w:top w:val="none" w:sz="0" w:space="0" w:color="auto"/>
        <w:left w:val="none" w:sz="0" w:space="0" w:color="auto"/>
        <w:bottom w:val="none" w:sz="0" w:space="0" w:color="auto"/>
        <w:right w:val="none" w:sz="0" w:space="0" w:color="auto"/>
      </w:divBdr>
    </w:div>
    <w:div w:id="1897887753">
      <w:bodyDiv w:val="1"/>
      <w:marLeft w:val="0"/>
      <w:marRight w:val="0"/>
      <w:marTop w:val="0"/>
      <w:marBottom w:val="0"/>
      <w:divBdr>
        <w:top w:val="none" w:sz="0" w:space="0" w:color="auto"/>
        <w:left w:val="none" w:sz="0" w:space="0" w:color="auto"/>
        <w:bottom w:val="none" w:sz="0" w:space="0" w:color="auto"/>
        <w:right w:val="none" w:sz="0" w:space="0" w:color="auto"/>
      </w:divBdr>
    </w:div>
    <w:div w:id="1915434785">
      <w:bodyDiv w:val="1"/>
      <w:marLeft w:val="0"/>
      <w:marRight w:val="0"/>
      <w:marTop w:val="0"/>
      <w:marBottom w:val="0"/>
      <w:divBdr>
        <w:top w:val="none" w:sz="0" w:space="0" w:color="auto"/>
        <w:left w:val="none" w:sz="0" w:space="0" w:color="auto"/>
        <w:bottom w:val="none" w:sz="0" w:space="0" w:color="auto"/>
        <w:right w:val="none" w:sz="0" w:space="0" w:color="auto"/>
      </w:divBdr>
    </w:div>
    <w:div w:id="19655807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704">
          <w:marLeft w:val="0"/>
          <w:marRight w:val="0"/>
          <w:marTop w:val="0"/>
          <w:marBottom w:val="0"/>
          <w:divBdr>
            <w:top w:val="none" w:sz="0" w:space="0" w:color="auto"/>
            <w:left w:val="none" w:sz="0" w:space="0" w:color="auto"/>
            <w:bottom w:val="none" w:sz="0" w:space="0" w:color="auto"/>
            <w:right w:val="none" w:sz="0" w:space="0" w:color="auto"/>
          </w:divBdr>
        </w:div>
      </w:divsChild>
    </w:div>
    <w:div w:id="1982422827">
      <w:bodyDiv w:val="1"/>
      <w:marLeft w:val="0"/>
      <w:marRight w:val="0"/>
      <w:marTop w:val="0"/>
      <w:marBottom w:val="0"/>
      <w:divBdr>
        <w:top w:val="none" w:sz="0" w:space="0" w:color="auto"/>
        <w:left w:val="none" w:sz="0" w:space="0" w:color="auto"/>
        <w:bottom w:val="none" w:sz="0" w:space="0" w:color="auto"/>
        <w:right w:val="none" w:sz="0" w:space="0" w:color="auto"/>
      </w:divBdr>
    </w:div>
    <w:div w:id="1991669185">
      <w:bodyDiv w:val="1"/>
      <w:marLeft w:val="0"/>
      <w:marRight w:val="0"/>
      <w:marTop w:val="0"/>
      <w:marBottom w:val="0"/>
      <w:divBdr>
        <w:top w:val="none" w:sz="0" w:space="0" w:color="auto"/>
        <w:left w:val="none" w:sz="0" w:space="0" w:color="auto"/>
        <w:bottom w:val="none" w:sz="0" w:space="0" w:color="auto"/>
        <w:right w:val="none" w:sz="0" w:space="0" w:color="auto"/>
      </w:divBdr>
    </w:div>
    <w:div w:id="1993869885">
      <w:bodyDiv w:val="1"/>
      <w:marLeft w:val="0"/>
      <w:marRight w:val="0"/>
      <w:marTop w:val="0"/>
      <w:marBottom w:val="0"/>
      <w:divBdr>
        <w:top w:val="none" w:sz="0" w:space="0" w:color="auto"/>
        <w:left w:val="none" w:sz="0" w:space="0" w:color="auto"/>
        <w:bottom w:val="none" w:sz="0" w:space="0" w:color="auto"/>
        <w:right w:val="none" w:sz="0" w:space="0" w:color="auto"/>
      </w:divBdr>
      <w:divsChild>
        <w:div w:id="965937483">
          <w:marLeft w:val="446"/>
          <w:marRight w:val="0"/>
          <w:marTop w:val="0"/>
          <w:marBottom w:val="0"/>
          <w:divBdr>
            <w:top w:val="none" w:sz="0" w:space="0" w:color="auto"/>
            <w:left w:val="none" w:sz="0" w:space="0" w:color="auto"/>
            <w:bottom w:val="none" w:sz="0" w:space="0" w:color="auto"/>
            <w:right w:val="none" w:sz="0" w:space="0" w:color="auto"/>
          </w:divBdr>
        </w:div>
        <w:div w:id="2093619031">
          <w:marLeft w:val="446"/>
          <w:marRight w:val="0"/>
          <w:marTop w:val="0"/>
          <w:marBottom w:val="0"/>
          <w:divBdr>
            <w:top w:val="none" w:sz="0" w:space="0" w:color="auto"/>
            <w:left w:val="none" w:sz="0" w:space="0" w:color="auto"/>
            <w:bottom w:val="none" w:sz="0" w:space="0" w:color="auto"/>
            <w:right w:val="none" w:sz="0" w:space="0" w:color="auto"/>
          </w:divBdr>
        </w:div>
        <w:div w:id="1696152940">
          <w:marLeft w:val="1166"/>
          <w:marRight w:val="0"/>
          <w:marTop w:val="0"/>
          <w:marBottom w:val="0"/>
          <w:divBdr>
            <w:top w:val="none" w:sz="0" w:space="0" w:color="auto"/>
            <w:left w:val="none" w:sz="0" w:space="0" w:color="auto"/>
            <w:bottom w:val="none" w:sz="0" w:space="0" w:color="auto"/>
            <w:right w:val="none" w:sz="0" w:space="0" w:color="auto"/>
          </w:divBdr>
        </w:div>
        <w:div w:id="1373772777">
          <w:marLeft w:val="1166"/>
          <w:marRight w:val="0"/>
          <w:marTop w:val="0"/>
          <w:marBottom w:val="0"/>
          <w:divBdr>
            <w:top w:val="none" w:sz="0" w:space="0" w:color="auto"/>
            <w:left w:val="none" w:sz="0" w:space="0" w:color="auto"/>
            <w:bottom w:val="none" w:sz="0" w:space="0" w:color="auto"/>
            <w:right w:val="none" w:sz="0" w:space="0" w:color="auto"/>
          </w:divBdr>
        </w:div>
        <w:div w:id="1982034055">
          <w:marLeft w:val="1166"/>
          <w:marRight w:val="0"/>
          <w:marTop w:val="0"/>
          <w:marBottom w:val="0"/>
          <w:divBdr>
            <w:top w:val="none" w:sz="0" w:space="0" w:color="auto"/>
            <w:left w:val="none" w:sz="0" w:space="0" w:color="auto"/>
            <w:bottom w:val="none" w:sz="0" w:space="0" w:color="auto"/>
            <w:right w:val="none" w:sz="0" w:space="0" w:color="auto"/>
          </w:divBdr>
        </w:div>
        <w:div w:id="387461637">
          <w:marLeft w:val="446"/>
          <w:marRight w:val="0"/>
          <w:marTop w:val="0"/>
          <w:marBottom w:val="0"/>
          <w:divBdr>
            <w:top w:val="none" w:sz="0" w:space="0" w:color="auto"/>
            <w:left w:val="none" w:sz="0" w:space="0" w:color="auto"/>
            <w:bottom w:val="none" w:sz="0" w:space="0" w:color="auto"/>
            <w:right w:val="none" w:sz="0" w:space="0" w:color="auto"/>
          </w:divBdr>
        </w:div>
        <w:div w:id="1426001330">
          <w:marLeft w:val="446"/>
          <w:marRight w:val="0"/>
          <w:marTop w:val="0"/>
          <w:marBottom w:val="0"/>
          <w:divBdr>
            <w:top w:val="none" w:sz="0" w:space="0" w:color="auto"/>
            <w:left w:val="none" w:sz="0" w:space="0" w:color="auto"/>
            <w:bottom w:val="none" w:sz="0" w:space="0" w:color="auto"/>
            <w:right w:val="none" w:sz="0" w:space="0" w:color="auto"/>
          </w:divBdr>
        </w:div>
        <w:div w:id="453837213">
          <w:marLeft w:val="1166"/>
          <w:marRight w:val="0"/>
          <w:marTop w:val="0"/>
          <w:marBottom w:val="0"/>
          <w:divBdr>
            <w:top w:val="none" w:sz="0" w:space="0" w:color="auto"/>
            <w:left w:val="none" w:sz="0" w:space="0" w:color="auto"/>
            <w:bottom w:val="none" w:sz="0" w:space="0" w:color="auto"/>
            <w:right w:val="none" w:sz="0" w:space="0" w:color="auto"/>
          </w:divBdr>
        </w:div>
        <w:div w:id="1400403968">
          <w:marLeft w:val="1166"/>
          <w:marRight w:val="0"/>
          <w:marTop w:val="0"/>
          <w:marBottom w:val="0"/>
          <w:divBdr>
            <w:top w:val="none" w:sz="0" w:space="0" w:color="auto"/>
            <w:left w:val="none" w:sz="0" w:space="0" w:color="auto"/>
            <w:bottom w:val="none" w:sz="0" w:space="0" w:color="auto"/>
            <w:right w:val="none" w:sz="0" w:space="0" w:color="auto"/>
          </w:divBdr>
        </w:div>
        <w:div w:id="1288269930">
          <w:marLeft w:val="446"/>
          <w:marRight w:val="0"/>
          <w:marTop w:val="0"/>
          <w:marBottom w:val="0"/>
          <w:divBdr>
            <w:top w:val="none" w:sz="0" w:space="0" w:color="auto"/>
            <w:left w:val="none" w:sz="0" w:space="0" w:color="auto"/>
            <w:bottom w:val="none" w:sz="0" w:space="0" w:color="auto"/>
            <w:right w:val="none" w:sz="0" w:space="0" w:color="auto"/>
          </w:divBdr>
        </w:div>
        <w:div w:id="1325940422">
          <w:marLeft w:val="446"/>
          <w:marRight w:val="0"/>
          <w:marTop w:val="0"/>
          <w:marBottom w:val="0"/>
          <w:divBdr>
            <w:top w:val="none" w:sz="0" w:space="0" w:color="auto"/>
            <w:left w:val="none" w:sz="0" w:space="0" w:color="auto"/>
            <w:bottom w:val="none" w:sz="0" w:space="0" w:color="auto"/>
            <w:right w:val="none" w:sz="0" w:space="0" w:color="auto"/>
          </w:divBdr>
        </w:div>
        <w:div w:id="1220823489">
          <w:marLeft w:val="446"/>
          <w:marRight w:val="0"/>
          <w:marTop w:val="0"/>
          <w:marBottom w:val="0"/>
          <w:divBdr>
            <w:top w:val="none" w:sz="0" w:space="0" w:color="auto"/>
            <w:left w:val="none" w:sz="0" w:space="0" w:color="auto"/>
            <w:bottom w:val="none" w:sz="0" w:space="0" w:color="auto"/>
            <w:right w:val="none" w:sz="0" w:space="0" w:color="auto"/>
          </w:divBdr>
        </w:div>
        <w:div w:id="289359584">
          <w:marLeft w:val="446"/>
          <w:marRight w:val="0"/>
          <w:marTop w:val="0"/>
          <w:marBottom w:val="0"/>
          <w:divBdr>
            <w:top w:val="none" w:sz="0" w:space="0" w:color="auto"/>
            <w:left w:val="none" w:sz="0" w:space="0" w:color="auto"/>
            <w:bottom w:val="none" w:sz="0" w:space="0" w:color="auto"/>
            <w:right w:val="none" w:sz="0" w:space="0" w:color="auto"/>
          </w:divBdr>
        </w:div>
        <w:div w:id="1225415663">
          <w:marLeft w:val="1166"/>
          <w:marRight w:val="0"/>
          <w:marTop w:val="0"/>
          <w:marBottom w:val="0"/>
          <w:divBdr>
            <w:top w:val="none" w:sz="0" w:space="0" w:color="auto"/>
            <w:left w:val="none" w:sz="0" w:space="0" w:color="auto"/>
            <w:bottom w:val="none" w:sz="0" w:space="0" w:color="auto"/>
            <w:right w:val="none" w:sz="0" w:space="0" w:color="auto"/>
          </w:divBdr>
        </w:div>
        <w:div w:id="1430926396">
          <w:marLeft w:val="1166"/>
          <w:marRight w:val="0"/>
          <w:marTop w:val="0"/>
          <w:marBottom w:val="0"/>
          <w:divBdr>
            <w:top w:val="none" w:sz="0" w:space="0" w:color="auto"/>
            <w:left w:val="none" w:sz="0" w:space="0" w:color="auto"/>
            <w:bottom w:val="none" w:sz="0" w:space="0" w:color="auto"/>
            <w:right w:val="none" w:sz="0" w:space="0" w:color="auto"/>
          </w:divBdr>
        </w:div>
        <w:div w:id="1568613152">
          <w:marLeft w:val="1166"/>
          <w:marRight w:val="0"/>
          <w:marTop w:val="0"/>
          <w:marBottom w:val="0"/>
          <w:divBdr>
            <w:top w:val="none" w:sz="0" w:space="0" w:color="auto"/>
            <w:left w:val="none" w:sz="0" w:space="0" w:color="auto"/>
            <w:bottom w:val="none" w:sz="0" w:space="0" w:color="auto"/>
            <w:right w:val="none" w:sz="0" w:space="0" w:color="auto"/>
          </w:divBdr>
        </w:div>
        <w:div w:id="280646579">
          <w:marLeft w:val="446"/>
          <w:marRight w:val="0"/>
          <w:marTop w:val="0"/>
          <w:marBottom w:val="0"/>
          <w:divBdr>
            <w:top w:val="none" w:sz="0" w:space="0" w:color="auto"/>
            <w:left w:val="none" w:sz="0" w:space="0" w:color="auto"/>
            <w:bottom w:val="none" w:sz="0" w:space="0" w:color="auto"/>
            <w:right w:val="none" w:sz="0" w:space="0" w:color="auto"/>
          </w:divBdr>
        </w:div>
        <w:div w:id="869344863">
          <w:marLeft w:val="446"/>
          <w:marRight w:val="0"/>
          <w:marTop w:val="0"/>
          <w:marBottom w:val="0"/>
          <w:divBdr>
            <w:top w:val="none" w:sz="0" w:space="0" w:color="auto"/>
            <w:left w:val="none" w:sz="0" w:space="0" w:color="auto"/>
            <w:bottom w:val="none" w:sz="0" w:space="0" w:color="auto"/>
            <w:right w:val="none" w:sz="0" w:space="0" w:color="auto"/>
          </w:divBdr>
        </w:div>
        <w:div w:id="949316352">
          <w:marLeft w:val="446"/>
          <w:marRight w:val="0"/>
          <w:marTop w:val="0"/>
          <w:marBottom w:val="0"/>
          <w:divBdr>
            <w:top w:val="none" w:sz="0" w:space="0" w:color="auto"/>
            <w:left w:val="none" w:sz="0" w:space="0" w:color="auto"/>
            <w:bottom w:val="none" w:sz="0" w:space="0" w:color="auto"/>
            <w:right w:val="none" w:sz="0" w:space="0" w:color="auto"/>
          </w:divBdr>
        </w:div>
        <w:div w:id="113209751">
          <w:marLeft w:val="446"/>
          <w:marRight w:val="0"/>
          <w:marTop w:val="0"/>
          <w:marBottom w:val="0"/>
          <w:divBdr>
            <w:top w:val="none" w:sz="0" w:space="0" w:color="auto"/>
            <w:left w:val="none" w:sz="0" w:space="0" w:color="auto"/>
            <w:bottom w:val="none" w:sz="0" w:space="0" w:color="auto"/>
            <w:right w:val="none" w:sz="0" w:space="0" w:color="auto"/>
          </w:divBdr>
        </w:div>
        <w:div w:id="820192896">
          <w:marLeft w:val="1166"/>
          <w:marRight w:val="0"/>
          <w:marTop w:val="0"/>
          <w:marBottom w:val="0"/>
          <w:divBdr>
            <w:top w:val="none" w:sz="0" w:space="0" w:color="auto"/>
            <w:left w:val="none" w:sz="0" w:space="0" w:color="auto"/>
            <w:bottom w:val="none" w:sz="0" w:space="0" w:color="auto"/>
            <w:right w:val="none" w:sz="0" w:space="0" w:color="auto"/>
          </w:divBdr>
        </w:div>
      </w:divsChild>
    </w:div>
    <w:div w:id="1997149757">
      <w:bodyDiv w:val="1"/>
      <w:marLeft w:val="0"/>
      <w:marRight w:val="0"/>
      <w:marTop w:val="0"/>
      <w:marBottom w:val="0"/>
      <w:divBdr>
        <w:top w:val="none" w:sz="0" w:space="0" w:color="auto"/>
        <w:left w:val="none" w:sz="0" w:space="0" w:color="auto"/>
        <w:bottom w:val="none" w:sz="0" w:space="0" w:color="auto"/>
        <w:right w:val="none" w:sz="0" w:space="0" w:color="auto"/>
      </w:divBdr>
      <w:divsChild>
        <w:div w:id="770321440">
          <w:marLeft w:val="346"/>
          <w:marRight w:val="0"/>
          <w:marTop w:val="0"/>
          <w:marBottom w:val="0"/>
          <w:divBdr>
            <w:top w:val="none" w:sz="0" w:space="0" w:color="auto"/>
            <w:left w:val="none" w:sz="0" w:space="0" w:color="auto"/>
            <w:bottom w:val="none" w:sz="0" w:space="0" w:color="auto"/>
            <w:right w:val="none" w:sz="0" w:space="0" w:color="auto"/>
          </w:divBdr>
        </w:div>
        <w:div w:id="1437096101">
          <w:marLeft w:val="346"/>
          <w:marRight w:val="0"/>
          <w:marTop w:val="0"/>
          <w:marBottom w:val="0"/>
          <w:divBdr>
            <w:top w:val="none" w:sz="0" w:space="0" w:color="auto"/>
            <w:left w:val="none" w:sz="0" w:space="0" w:color="auto"/>
            <w:bottom w:val="none" w:sz="0" w:space="0" w:color="auto"/>
            <w:right w:val="none" w:sz="0" w:space="0" w:color="auto"/>
          </w:divBdr>
        </w:div>
        <w:div w:id="967979591">
          <w:marLeft w:val="346"/>
          <w:marRight w:val="0"/>
          <w:marTop w:val="0"/>
          <w:marBottom w:val="0"/>
          <w:divBdr>
            <w:top w:val="none" w:sz="0" w:space="0" w:color="auto"/>
            <w:left w:val="none" w:sz="0" w:space="0" w:color="auto"/>
            <w:bottom w:val="none" w:sz="0" w:space="0" w:color="auto"/>
            <w:right w:val="none" w:sz="0" w:space="0" w:color="auto"/>
          </w:divBdr>
        </w:div>
        <w:div w:id="1537965566">
          <w:marLeft w:val="346"/>
          <w:marRight w:val="0"/>
          <w:marTop w:val="0"/>
          <w:marBottom w:val="0"/>
          <w:divBdr>
            <w:top w:val="none" w:sz="0" w:space="0" w:color="auto"/>
            <w:left w:val="none" w:sz="0" w:space="0" w:color="auto"/>
            <w:bottom w:val="none" w:sz="0" w:space="0" w:color="auto"/>
            <w:right w:val="none" w:sz="0" w:space="0" w:color="auto"/>
          </w:divBdr>
        </w:div>
        <w:div w:id="1731729942">
          <w:marLeft w:val="346"/>
          <w:marRight w:val="0"/>
          <w:marTop w:val="0"/>
          <w:marBottom w:val="0"/>
          <w:divBdr>
            <w:top w:val="none" w:sz="0" w:space="0" w:color="auto"/>
            <w:left w:val="none" w:sz="0" w:space="0" w:color="auto"/>
            <w:bottom w:val="none" w:sz="0" w:space="0" w:color="auto"/>
            <w:right w:val="none" w:sz="0" w:space="0" w:color="auto"/>
          </w:divBdr>
        </w:div>
        <w:div w:id="463619460">
          <w:marLeft w:val="346"/>
          <w:marRight w:val="0"/>
          <w:marTop w:val="0"/>
          <w:marBottom w:val="0"/>
          <w:divBdr>
            <w:top w:val="none" w:sz="0" w:space="0" w:color="auto"/>
            <w:left w:val="none" w:sz="0" w:space="0" w:color="auto"/>
            <w:bottom w:val="none" w:sz="0" w:space="0" w:color="auto"/>
            <w:right w:val="none" w:sz="0" w:space="0" w:color="auto"/>
          </w:divBdr>
        </w:div>
        <w:div w:id="1105078402">
          <w:marLeft w:val="346"/>
          <w:marRight w:val="0"/>
          <w:marTop w:val="0"/>
          <w:marBottom w:val="0"/>
          <w:divBdr>
            <w:top w:val="none" w:sz="0" w:space="0" w:color="auto"/>
            <w:left w:val="none" w:sz="0" w:space="0" w:color="auto"/>
            <w:bottom w:val="none" w:sz="0" w:space="0" w:color="auto"/>
            <w:right w:val="none" w:sz="0" w:space="0" w:color="auto"/>
          </w:divBdr>
        </w:div>
        <w:div w:id="1621258297">
          <w:marLeft w:val="346"/>
          <w:marRight w:val="0"/>
          <w:marTop w:val="0"/>
          <w:marBottom w:val="0"/>
          <w:divBdr>
            <w:top w:val="none" w:sz="0" w:space="0" w:color="auto"/>
            <w:left w:val="none" w:sz="0" w:space="0" w:color="auto"/>
            <w:bottom w:val="none" w:sz="0" w:space="0" w:color="auto"/>
            <w:right w:val="none" w:sz="0" w:space="0" w:color="auto"/>
          </w:divBdr>
        </w:div>
        <w:div w:id="1066805248">
          <w:marLeft w:val="346"/>
          <w:marRight w:val="0"/>
          <w:marTop w:val="0"/>
          <w:marBottom w:val="0"/>
          <w:divBdr>
            <w:top w:val="none" w:sz="0" w:space="0" w:color="auto"/>
            <w:left w:val="none" w:sz="0" w:space="0" w:color="auto"/>
            <w:bottom w:val="none" w:sz="0" w:space="0" w:color="auto"/>
            <w:right w:val="none" w:sz="0" w:space="0" w:color="auto"/>
          </w:divBdr>
        </w:div>
        <w:div w:id="1001617631">
          <w:marLeft w:val="346"/>
          <w:marRight w:val="0"/>
          <w:marTop w:val="0"/>
          <w:marBottom w:val="0"/>
          <w:divBdr>
            <w:top w:val="none" w:sz="0" w:space="0" w:color="auto"/>
            <w:left w:val="none" w:sz="0" w:space="0" w:color="auto"/>
            <w:bottom w:val="none" w:sz="0" w:space="0" w:color="auto"/>
            <w:right w:val="none" w:sz="0" w:space="0" w:color="auto"/>
          </w:divBdr>
        </w:div>
        <w:div w:id="1314289447">
          <w:marLeft w:val="346"/>
          <w:marRight w:val="0"/>
          <w:marTop w:val="0"/>
          <w:marBottom w:val="0"/>
          <w:divBdr>
            <w:top w:val="none" w:sz="0" w:space="0" w:color="auto"/>
            <w:left w:val="none" w:sz="0" w:space="0" w:color="auto"/>
            <w:bottom w:val="none" w:sz="0" w:space="0" w:color="auto"/>
            <w:right w:val="none" w:sz="0" w:space="0" w:color="auto"/>
          </w:divBdr>
        </w:div>
        <w:div w:id="1775321377">
          <w:marLeft w:val="346"/>
          <w:marRight w:val="0"/>
          <w:marTop w:val="0"/>
          <w:marBottom w:val="0"/>
          <w:divBdr>
            <w:top w:val="none" w:sz="0" w:space="0" w:color="auto"/>
            <w:left w:val="none" w:sz="0" w:space="0" w:color="auto"/>
            <w:bottom w:val="none" w:sz="0" w:space="0" w:color="auto"/>
            <w:right w:val="none" w:sz="0" w:space="0" w:color="auto"/>
          </w:divBdr>
        </w:div>
        <w:div w:id="1825702468">
          <w:marLeft w:val="346"/>
          <w:marRight w:val="0"/>
          <w:marTop w:val="0"/>
          <w:marBottom w:val="0"/>
          <w:divBdr>
            <w:top w:val="none" w:sz="0" w:space="0" w:color="auto"/>
            <w:left w:val="none" w:sz="0" w:space="0" w:color="auto"/>
            <w:bottom w:val="none" w:sz="0" w:space="0" w:color="auto"/>
            <w:right w:val="none" w:sz="0" w:space="0" w:color="auto"/>
          </w:divBdr>
        </w:div>
        <w:div w:id="354578045">
          <w:marLeft w:val="346"/>
          <w:marRight w:val="0"/>
          <w:marTop w:val="0"/>
          <w:marBottom w:val="0"/>
          <w:divBdr>
            <w:top w:val="none" w:sz="0" w:space="0" w:color="auto"/>
            <w:left w:val="none" w:sz="0" w:space="0" w:color="auto"/>
            <w:bottom w:val="none" w:sz="0" w:space="0" w:color="auto"/>
            <w:right w:val="none" w:sz="0" w:space="0" w:color="auto"/>
          </w:divBdr>
        </w:div>
        <w:div w:id="107895432">
          <w:marLeft w:val="346"/>
          <w:marRight w:val="0"/>
          <w:marTop w:val="0"/>
          <w:marBottom w:val="0"/>
          <w:divBdr>
            <w:top w:val="none" w:sz="0" w:space="0" w:color="auto"/>
            <w:left w:val="none" w:sz="0" w:space="0" w:color="auto"/>
            <w:bottom w:val="none" w:sz="0" w:space="0" w:color="auto"/>
            <w:right w:val="none" w:sz="0" w:space="0" w:color="auto"/>
          </w:divBdr>
        </w:div>
      </w:divsChild>
    </w:div>
    <w:div w:id="2003000788">
      <w:bodyDiv w:val="1"/>
      <w:marLeft w:val="0"/>
      <w:marRight w:val="0"/>
      <w:marTop w:val="0"/>
      <w:marBottom w:val="0"/>
      <w:divBdr>
        <w:top w:val="none" w:sz="0" w:space="0" w:color="auto"/>
        <w:left w:val="none" w:sz="0" w:space="0" w:color="auto"/>
        <w:bottom w:val="none" w:sz="0" w:space="0" w:color="auto"/>
        <w:right w:val="none" w:sz="0" w:space="0" w:color="auto"/>
      </w:divBdr>
    </w:div>
    <w:div w:id="2075657386">
      <w:bodyDiv w:val="1"/>
      <w:marLeft w:val="0"/>
      <w:marRight w:val="0"/>
      <w:marTop w:val="0"/>
      <w:marBottom w:val="0"/>
      <w:divBdr>
        <w:top w:val="none" w:sz="0" w:space="0" w:color="auto"/>
        <w:left w:val="none" w:sz="0" w:space="0" w:color="auto"/>
        <w:bottom w:val="none" w:sz="0" w:space="0" w:color="auto"/>
        <w:right w:val="none" w:sz="0" w:space="0" w:color="auto"/>
      </w:divBdr>
    </w:div>
    <w:div w:id="2128623758">
      <w:bodyDiv w:val="1"/>
      <w:marLeft w:val="0"/>
      <w:marRight w:val="0"/>
      <w:marTop w:val="0"/>
      <w:marBottom w:val="0"/>
      <w:divBdr>
        <w:top w:val="none" w:sz="0" w:space="0" w:color="auto"/>
        <w:left w:val="none" w:sz="0" w:space="0" w:color="auto"/>
        <w:bottom w:val="none" w:sz="0" w:space="0" w:color="auto"/>
        <w:right w:val="none" w:sz="0" w:space="0" w:color="auto"/>
      </w:divBdr>
    </w:div>
    <w:div w:id="214357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header" Target="header2.xml"/><Relationship Id="rId47"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umhub.com/tech-blog-barcelona/best-jenkins-plugins/" TargetMode="External"/><Relationship Id="rId24" Type="http://schemas.openxmlformats.org/officeDocument/2006/relationships/hyperlink" Target="https://angular.io/api/core/Injectable" TargetMode="External"/><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yperlink" Target="https://apiumhub.com/tech-blog-barcelona/benefits-of-continuous-integratio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flowapps.com/workflow/" TargetMode="External"/><Relationship Id="rId17" Type="http://schemas.openxmlformats.org/officeDocument/2006/relationships/image" Target="media/image6.jpg"/><Relationship Id="rId25" Type="http://schemas.openxmlformats.org/officeDocument/2006/relationships/hyperlink" Target="https://angular.io/api/router/Router" TargetMode="External"/><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715352-0AEE-4832-8483-A7325ACC2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5213</Words>
  <Characters>29717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RBT</Company>
  <LinksUpToDate>false</LinksUpToDate>
  <CharactersWithSpaces>34861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dc:creator>
  <cp:lastModifiedBy>Dharmendra Kumar Singh</cp:lastModifiedBy>
  <cp:revision>9</cp:revision>
  <cp:lastPrinted>2017-05-19T09:34:00Z</cp:lastPrinted>
  <dcterms:created xsi:type="dcterms:W3CDTF">2019-03-04T12:11:00Z</dcterms:created>
  <dcterms:modified xsi:type="dcterms:W3CDTF">2019-03-05T03:51:00Z</dcterms:modified>
</cp:coreProperties>
</file>